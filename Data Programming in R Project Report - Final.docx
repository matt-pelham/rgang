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0CA4E" w14:textId="1BED876C" w:rsidR="006D21BD" w:rsidRPr="00D83912" w:rsidRDefault="00D83912" w:rsidP="00D83912">
      <w:pPr>
        <w:spacing w:line="240" w:lineRule="auto"/>
        <w:rPr>
          <w:rFonts w:ascii="Arial Narrow" w:hAnsi="Arial Narrow" w:cs="Tahoma"/>
          <w:sz w:val="24"/>
          <w:szCs w:val="24"/>
        </w:rPr>
      </w:pPr>
      <w:bookmarkStart w:id="0" w:name="_GoBack"/>
      <w:r>
        <w:rPr>
          <w:rFonts w:ascii="Arial Narrow" w:hAnsi="Arial Narrow" w:cs="Tahoma"/>
          <w:sz w:val="24"/>
          <w:szCs w:val="24"/>
        </w:rPr>
        <w:t xml:space="preserve">Group Project Report - </w:t>
      </w:r>
      <w:r w:rsidR="006D21BD" w:rsidRPr="00D83912">
        <w:rPr>
          <w:rFonts w:ascii="Arial Narrow" w:hAnsi="Arial Narrow" w:cs="Tahoma"/>
          <w:sz w:val="24"/>
          <w:szCs w:val="24"/>
        </w:rPr>
        <w:t>Kristine Arens, Cody Burger, Michelle Cutlip, Ben Huntington and Matthew Pelham</w:t>
      </w:r>
    </w:p>
    <w:bookmarkEnd w:id="0"/>
    <w:p w14:paraId="073DF013" w14:textId="6EE27E70" w:rsidR="006D21BD" w:rsidRPr="00D83912" w:rsidRDefault="006D21BD" w:rsidP="00167B3D">
      <w:pPr>
        <w:spacing w:line="480" w:lineRule="auto"/>
        <w:jc w:val="center"/>
        <w:rPr>
          <w:rFonts w:ascii="Arial Narrow" w:hAnsi="Arial Narrow" w:cs="Tahoma"/>
          <w:sz w:val="24"/>
          <w:szCs w:val="24"/>
          <w:u w:val="single"/>
        </w:rPr>
      </w:pPr>
      <w:r w:rsidRPr="00D83912">
        <w:rPr>
          <w:rFonts w:ascii="Arial Narrow" w:hAnsi="Arial Narrow" w:cs="Tahoma"/>
          <w:sz w:val="24"/>
          <w:szCs w:val="24"/>
          <w:u w:val="single"/>
        </w:rPr>
        <w:t>The Situation</w:t>
      </w:r>
    </w:p>
    <w:p w14:paraId="1FF4A9E3" w14:textId="66CCFD9D" w:rsidR="00907C36" w:rsidRPr="00D83912" w:rsidRDefault="006D21BD" w:rsidP="00167B3D">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Our team analyzed data from post-secondary institutions to answer the question: Which factors contribute to higher or lower student loan default rates? </w:t>
      </w:r>
      <w:r w:rsidR="00167B3D" w:rsidRPr="00D83912">
        <w:rPr>
          <w:rFonts w:ascii="Arial Narrow" w:eastAsia="Times New Roman" w:hAnsi="Arial Narrow" w:cs="Tahoma"/>
          <w:sz w:val="24"/>
          <w:szCs w:val="24"/>
        </w:rPr>
        <w:t>W</w:t>
      </w:r>
      <w:r w:rsidR="00907C36" w:rsidRPr="00D83912">
        <w:rPr>
          <w:rFonts w:ascii="Arial Narrow" w:eastAsia="Times New Roman" w:hAnsi="Arial Narrow" w:cs="Tahoma"/>
          <w:sz w:val="24"/>
          <w:szCs w:val="24"/>
        </w:rPr>
        <w:t xml:space="preserve">e sought to answer three sub-questions: </w:t>
      </w:r>
    </w:p>
    <w:p w14:paraId="0826324D" w14:textId="0CB8C569" w:rsidR="00907C36" w:rsidRPr="00D83912" w:rsidRDefault="00693D03" w:rsidP="00907C36">
      <w:pPr>
        <w:pStyle w:val="ListParagraph"/>
        <w:numPr>
          <w:ilvl w:val="0"/>
          <w:numId w:val="2"/>
        </w:num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What effect do</w:t>
      </w:r>
      <w:r w:rsidR="00907C36"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tuition cost</w:t>
      </w:r>
      <w:r w:rsidR="00907C36" w:rsidRPr="00D83912">
        <w:rPr>
          <w:rFonts w:ascii="Arial Narrow" w:eastAsia="Times New Roman" w:hAnsi="Arial Narrow" w:cs="Tahoma"/>
          <w:sz w:val="24"/>
          <w:szCs w:val="24"/>
        </w:rPr>
        <w:t xml:space="preserve"> </w:t>
      </w:r>
      <w:r w:rsidR="00803746" w:rsidRPr="00D83912">
        <w:rPr>
          <w:rFonts w:ascii="Arial Narrow" w:eastAsia="Times New Roman" w:hAnsi="Arial Narrow" w:cs="Tahoma"/>
          <w:sz w:val="24"/>
          <w:szCs w:val="24"/>
        </w:rPr>
        <w:t xml:space="preserve">and program length </w:t>
      </w:r>
      <w:r w:rsidR="00907C36" w:rsidRPr="00D83912">
        <w:rPr>
          <w:rFonts w:ascii="Arial Narrow" w:eastAsia="Times New Roman" w:hAnsi="Arial Narrow" w:cs="Tahoma"/>
          <w:sz w:val="24"/>
          <w:szCs w:val="24"/>
        </w:rPr>
        <w:t>ha</w:t>
      </w:r>
      <w:r w:rsidR="00BB20BB" w:rsidRPr="00D83912">
        <w:rPr>
          <w:rFonts w:ascii="Arial Narrow" w:eastAsia="Times New Roman" w:hAnsi="Arial Narrow" w:cs="Tahoma"/>
          <w:sz w:val="24"/>
          <w:szCs w:val="24"/>
        </w:rPr>
        <w:t xml:space="preserve">ve on </w:t>
      </w:r>
      <w:r w:rsidRPr="00D83912">
        <w:rPr>
          <w:rFonts w:ascii="Arial Narrow" w:eastAsia="Times New Roman" w:hAnsi="Arial Narrow" w:cs="Tahoma"/>
          <w:sz w:val="24"/>
          <w:szCs w:val="24"/>
        </w:rPr>
        <w:t>an institution’s</w:t>
      </w:r>
      <w:r w:rsidR="00BB20BB" w:rsidRPr="00D83912">
        <w:rPr>
          <w:rFonts w:ascii="Arial Narrow" w:eastAsia="Times New Roman" w:hAnsi="Arial Narrow" w:cs="Tahoma"/>
          <w:sz w:val="24"/>
          <w:szCs w:val="24"/>
        </w:rPr>
        <w:t xml:space="preserve"> default rate?</w:t>
      </w:r>
    </w:p>
    <w:p w14:paraId="3C64565E" w14:textId="7E4696FF" w:rsidR="00907C36" w:rsidRPr="00D83912" w:rsidRDefault="00E46F05" w:rsidP="00907C36">
      <w:pPr>
        <w:pStyle w:val="ListParagraph"/>
        <w:numPr>
          <w:ilvl w:val="0"/>
          <w:numId w:val="2"/>
        </w:num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Is there a correlation between school type and default rate?</w:t>
      </w:r>
    </w:p>
    <w:p w14:paraId="705215EF" w14:textId="61F10883" w:rsidR="00907C36" w:rsidRPr="00D83912" w:rsidRDefault="00E46F05" w:rsidP="00907C36">
      <w:pPr>
        <w:pStyle w:val="ListParagraph"/>
        <w:numPr>
          <w:ilvl w:val="0"/>
          <w:numId w:val="2"/>
        </w:num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Does a </w:t>
      </w:r>
      <w:r w:rsidR="00167B3D" w:rsidRPr="00D83912">
        <w:rPr>
          <w:rFonts w:ascii="Arial Narrow" w:eastAsia="Times New Roman" w:hAnsi="Arial Narrow" w:cs="Tahoma"/>
          <w:sz w:val="24"/>
          <w:szCs w:val="24"/>
        </w:rPr>
        <w:t xml:space="preserve">school’s </w:t>
      </w:r>
      <w:r w:rsidR="00BB20BB" w:rsidRPr="00D83912">
        <w:rPr>
          <w:rFonts w:ascii="Arial Narrow" w:eastAsia="Times New Roman" w:hAnsi="Arial Narrow" w:cs="Tahoma"/>
          <w:sz w:val="24"/>
          <w:szCs w:val="24"/>
        </w:rPr>
        <w:t xml:space="preserve">geographic location </w:t>
      </w:r>
      <w:r w:rsidRPr="00D83912">
        <w:rPr>
          <w:rFonts w:ascii="Arial Narrow" w:eastAsia="Times New Roman" w:hAnsi="Arial Narrow" w:cs="Tahoma"/>
          <w:sz w:val="24"/>
          <w:szCs w:val="24"/>
        </w:rPr>
        <w:t xml:space="preserve">correlate with </w:t>
      </w:r>
      <w:r w:rsidR="00167B3D" w:rsidRPr="00D83912">
        <w:rPr>
          <w:rFonts w:ascii="Arial Narrow" w:eastAsia="Times New Roman" w:hAnsi="Arial Narrow" w:cs="Tahoma"/>
          <w:sz w:val="24"/>
          <w:szCs w:val="24"/>
        </w:rPr>
        <w:t>its</w:t>
      </w:r>
      <w:r w:rsidR="00BB20BB" w:rsidRPr="00D83912">
        <w:rPr>
          <w:rFonts w:ascii="Arial Narrow" w:eastAsia="Times New Roman" w:hAnsi="Arial Narrow" w:cs="Tahoma"/>
          <w:sz w:val="24"/>
          <w:szCs w:val="24"/>
        </w:rPr>
        <w:t xml:space="preserve"> default rate?</w:t>
      </w:r>
    </w:p>
    <w:p w14:paraId="44A32922" w14:textId="234BA9CB" w:rsidR="00907C36" w:rsidRPr="00D83912" w:rsidRDefault="006D21BD" w:rsidP="00907C36">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Data from the Department of Education</w:t>
      </w:r>
      <w:r w:rsidR="00AD0210" w:rsidRPr="00D83912">
        <w:rPr>
          <w:rFonts w:ascii="Arial Narrow" w:eastAsia="Times New Roman" w:hAnsi="Arial Narrow" w:cs="Tahoma"/>
          <w:sz w:val="24"/>
          <w:szCs w:val="24"/>
        </w:rPr>
        <w:t xml:space="preserve"> </w:t>
      </w:r>
      <w:r w:rsidR="00E15E8C" w:rsidRPr="00D83912">
        <w:rPr>
          <w:rFonts w:ascii="Arial Narrow" w:eastAsia="Times New Roman" w:hAnsi="Arial Narrow" w:cs="Tahoma"/>
          <w:sz w:val="24"/>
          <w:szCs w:val="24"/>
        </w:rPr>
        <w:t xml:space="preserve">Federal Student Aid </w:t>
      </w:r>
      <w:r w:rsidR="00AD0210" w:rsidRPr="00D83912">
        <w:rPr>
          <w:rFonts w:ascii="Arial Narrow" w:eastAsia="Times New Roman" w:hAnsi="Arial Narrow" w:cs="Tahoma"/>
          <w:sz w:val="24"/>
          <w:szCs w:val="24"/>
        </w:rPr>
        <w:t>and</w:t>
      </w:r>
      <w:r w:rsidRPr="00D83912">
        <w:rPr>
          <w:rFonts w:ascii="Arial Narrow" w:eastAsia="Times New Roman" w:hAnsi="Arial Narrow" w:cs="Tahoma"/>
          <w:sz w:val="24"/>
          <w:szCs w:val="24"/>
        </w:rPr>
        <w:t xml:space="preserve"> </w:t>
      </w:r>
      <w:r w:rsidR="00E15E8C" w:rsidRPr="00D83912">
        <w:rPr>
          <w:rFonts w:ascii="Arial Narrow" w:eastAsia="Times New Roman" w:hAnsi="Arial Narrow" w:cs="Tahoma"/>
          <w:sz w:val="24"/>
          <w:szCs w:val="24"/>
        </w:rPr>
        <w:t xml:space="preserve">the </w:t>
      </w:r>
      <w:r w:rsidRPr="00D83912">
        <w:rPr>
          <w:rFonts w:ascii="Arial Narrow" w:eastAsia="Times New Roman" w:hAnsi="Arial Narrow" w:cs="Tahoma"/>
          <w:sz w:val="24"/>
          <w:szCs w:val="24"/>
        </w:rPr>
        <w:t>National Center for Education Statistics</w:t>
      </w:r>
      <w:r w:rsidR="00AD0210"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w</w:t>
      </w:r>
      <w:r w:rsidR="004F4BD6" w:rsidRPr="00D83912">
        <w:rPr>
          <w:rFonts w:ascii="Arial Narrow" w:eastAsia="Times New Roman" w:hAnsi="Arial Narrow" w:cs="Tahoma"/>
          <w:sz w:val="24"/>
          <w:szCs w:val="24"/>
        </w:rPr>
        <w:t>ere</w:t>
      </w:r>
      <w:r w:rsidRPr="00D83912">
        <w:rPr>
          <w:rFonts w:ascii="Arial Narrow" w:eastAsia="Times New Roman" w:hAnsi="Arial Narrow" w:cs="Tahoma"/>
          <w:sz w:val="24"/>
          <w:szCs w:val="24"/>
        </w:rPr>
        <w:t xml:space="preserve"> joined into a single data frame and analyzed using R</w:t>
      </w:r>
      <w:r w:rsidR="009C1884" w:rsidRPr="00D83912">
        <w:rPr>
          <w:rFonts w:ascii="Arial Narrow" w:eastAsia="Times New Roman" w:hAnsi="Arial Narrow" w:cs="Tahoma"/>
          <w:sz w:val="24"/>
          <w:szCs w:val="24"/>
        </w:rPr>
        <w:t xml:space="preserve"> to answer these questions</w:t>
      </w:r>
      <w:r w:rsidRPr="00D83912">
        <w:rPr>
          <w:rFonts w:ascii="Arial Narrow" w:eastAsia="Times New Roman" w:hAnsi="Arial Narrow" w:cs="Tahoma"/>
          <w:sz w:val="24"/>
          <w:szCs w:val="24"/>
        </w:rPr>
        <w:t xml:space="preserve">. </w:t>
      </w:r>
    </w:p>
    <w:p w14:paraId="39B0B785" w14:textId="77777777" w:rsidR="00D45C7C" w:rsidRPr="00D83912" w:rsidRDefault="00D45C7C" w:rsidP="00E15E8C">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 xml:space="preserve">The </w:t>
      </w:r>
      <w:r w:rsidR="00ED2245" w:rsidRPr="00D83912">
        <w:rPr>
          <w:rFonts w:ascii="Arial Narrow" w:eastAsia="Times New Roman" w:hAnsi="Arial Narrow" w:cs="Tahoma"/>
          <w:sz w:val="24"/>
          <w:szCs w:val="24"/>
          <w:u w:val="single"/>
        </w:rPr>
        <w:t>Data</w:t>
      </w:r>
    </w:p>
    <w:p w14:paraId="3FCEE694" w14:textId="4224C917" w:rsidR="00E257A3" w:rsidRDefault="00907C36" w:rsidP="00FC2525">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Post-secondary loan default </w:t>
      </w:r>
      <w:r w:rsidR="00E80A06" w:rsidRPr="00D83912">
        <w:rPr>
          <w:rFonts w:ascii="Arial Narrow" w:eastAsia="Times New Roman" w:hAnsi="Arial Narrow" w:cs="Tahoma"/>
          <w:sz w:val="24"/>
          <w:szCs w:val="24"/>
        </w:rPr>
        <w:t>data</w:t>
      </w:r>
      <w:r w:rsidR="00693D03" w:rsidRPr="00D83912">
        <w:rPr>
          <w:rFonts w:ascii="Arial Narrow" w:eastAsia="Times New Roman" w:hAnsi="Arial Narrow" w:cs="Tahoma"/>
          <w:sz w:val="24"/>
          <w:szCs w:val="24"/>
        </w:rPr>
        <w:t xml:space="preserve">, </w:t>
      </w:r>
      <w:r w:rsidR="009C1884" w:rsidRPr="00D83912">
        <w:rPr>
          <w:rFonts w:ascii="Arial Narrow" w:eastAsia="Times New Roman" w:hAnsi="Arial Narrow" w:cs="Tahoma"/>
          <w:sz w:val="24"/>
          <w:szCs w:val="24"/>
        </w:rPr>
        <w:t>located</w:t>
      </w:r>
      <w:r w:rsidR="00E80A06" w:rsidRPr="00D83912">
        <w:rPr>
          <w:rFonts w:ascii="Arial Narrow" w:eastAsia="Times New Roman" w:hAnsi="Arial Narrow" w:cs="Tahoma"/>
          <w:sz w:val="24"/>
          <w:szCs w:val="24"/>
        </w:rPr>
        <w:t xml:space="preserve"> on </w:t>
      </w:r>
      <w:r w:rsidR="00D45C7C" w:rsidRPr="00D83912">
        <w:rPr>
          <w:rFonts w:ascii="Arial Narrow" w:eastAsia="Times New Roman" w:hAnsi="Arial Narrow" w:cs="Tahoma"/>
          <w:sz w:val="24"/>
          <w:szCs w:val="24"/>
        </w:rPr>
        <w:t>the Department of Education’s Federal Student Aid site</w:t>
      </w:r>
      <w:r w:rsidR="00693D03" w:rsidRPr="00D83912">
        <w:rPr>
          <w:rFonts w:ascii="Arial Narrow" w:eastAsia="Times New Roman" w:hAnsi="Arial Narrow" w:cs="Tahoma"/>
          <w:sz w:val="24"/>
          <w:szCs w:val="24"/>
        </w:rPr>
        <w:t>,</w:t>
      </w:r>
      <w:r w:rsidR="00D45C7C" w:rsidRPr="00D83912">
        <w:rPr>
          <w:rFonts w:ascii="Arial Narrow" w:eastAsia="Times New Roman" w:hAnsi="Arial Narrow" w:cs="Tahoma"/>
          <w:sz w:val="24"/>
          <w:szCs w:val="24"/>
        </w:rPr>
        <w:t xml:space="preserve"> </w:t>
      </w:r>
      <w:r w:rsidR="00693D03" w:rsidRPr="00D83912">
        <w:rPr>
          <w:rFonts w:ascii="Arial Narrow" w:eastAsia="Times New Roman" w:hAnsi="Arial Narrow" w:cs="Tahoma"/>
          <w:sz w:val="24"/>
          <w:szCs w:val="24"/>
        </w:rPr>
        <w:t>include</w:t>
      </w:r>
      <w:r w:rsidR="001A1E3B" w:rsidRPr="00D83912">
        <w:rPr>
          <w:rFonts w:ascii="Arial Narrow" w:eastAsia="Times New Roman" w:hAnsi="Arial Narrow" w:cs="Tahoma"/>
          <w:sz w:val="24"/>
          <w:szCs w:val="24"/>
        </w:rPr>
        <w:t>d</w:t>
      </w:r>
      <w:r w:rsidR="00D45C7C" w:rsidRPr="00D83912">
        <w:rPr>
          <w:rFonts w:ascii="Arial Narrow" w:eastAsia="Times New Roman" w:hAnsi="Arial Narrow" w:cs="Tahoma"/>
          <w:sz w:val="24"/>
          <w:szCs w:val="24"/>
        </w:rPr>
        <w:t xml:space="preserve"> number of students in default, number in repayment, the school’s default rate, rate type, ethnic affiliation of the school, and school location</w:t>
      </w:r>
      <w:r w:rsidR="008471A8" w:rsidRPr="00D83912">
        <w:rPr>
          <w:rFonts w:ascii="Arial Narrow" w:eastAsia="Times New Roman" w:hAnsi="Arial Narrow" w:cs="Tahoma"/>
          <w:sz w:val="24"/>
          <w:szCs w:val="24"/>
        </w:rPr>
        <w:t xml:space="preserve"> </w:t>
      </w:r>
      <w:r w:rsidR="009E226E" w:rsidRPr="00D83912">
        <w:rPr>
          <w:rFonts w:ascii="Arial Narrow" w:eastAsia="Times New Roman" w:hAnsi="Arial Narrow" w:cs="Tahoma"/>
          <w:sz w:val="24"/>
          <w:szCs w:val="24"/>
        </w:rPr>
        <w:t>(</w:t>
      </w:r>
      <w:r w:rsidR="00AD0210" w:rsidRPr="00D83912">
        <w:rPr>
          <w:rFonts w:ascii="Arial Narrow" w:eastAsia="Times New Roman" w:hAnsi="Arial Narrow" w:cs="Tahoma"/>
          <w:sz w:val="24"/>
          <w:szCs w:val="24"/>
        </w:rPr>
        <w:t>further referred to as “P</w:t>
      </w:r>
      <w:r w:rsidR="00E15E8C" w:rsidRPr="00D83912">
        <w:rPr>
          <w:rFonts w:ascii="Arial Narrow" w:eastAsia="Times New Roman" w:hAnsi="Arial Narrow" w:cs="Tahoma"/>
          <w:sz w:val="24"/>
          <w:szCs w:val="24"/>
        </w:rPr>
        <w:t>ep</w:t>
      </w:r>
      <w:r w:rsidR="00AD0210" w:rsidRPr="00D83912">
        <w:rPr>
          <w:rFonts w:ascii="Arial Narrow" w:eastAsia="Times New Roman" w:hAnsi="Arial Narrow" w:cs="Tahoma"/>
          <w:sz w:val="24"/>
          <w:szCs w:val="24"/>
        </w:rPr>
        <w:t>s” data)</w:t>
      </w:r>
      <w:r w:rsidR="00D45C7C" w:rsidRPr="00D83912">
        <w:rPr>
          <w:rFonts w:ascii="Arial Narrow" w:eastAsia="Times New Roman" w:hAnsi="Arial Narrow" w:cs="Tahoma"/>
          <w:sz w:val="24"/>
          <w:szCs w:val="24"/>
        </w:rPr>
        <w:t xml:space="preserve">. </w:t>
      </w:r>
      <w:r w:rsidR="008471A8" w:rsidRPr="00D83912">
        <w:rPr>
          <w:rFonts w:ascii="Arial Narrow" w:eastAsia="Times New Roman" w:hAnsi="Arial Narrow" w:cs="Tahoma"/>
          <w:sz w:val="24"/>
          <w:szCs w:val="24"/>
        </w:rPr>
        <w:t xml:space="preserve"> </w:t>
      </w:r>
      <w:r w:rsidR="00E46F05" w:rsidRPr="00D83912">
        <w:rPr>
          <w:rFonts w:ascii="Arial Narrow" w:eastAsia="Times New Roman" w:hAnsi="Arial Narrow" w:cs="Tahoma"/>
          <w:sz w:val="24"/>
          <w:szCs w:val="24"/>
        </w:rPr>
        <w:t xml:space="preserve">The data </w:t>
      </w:r>
      <w:r w:rsidR="00693D03" w:rsidRPr="00D83912">
        <w:rPr>
          <w:rFonts w:ascii="Arial Narrow" w:eastAsia="Times New Roman" w:hAnsi="Arial Narrow" w:cs="Tahoma"/>
          <w:sz w:val="24"/>
          <w:szCs w:val="24"/>
        </w:rPr>
        <w:t>contains</w:t>
      </w:r>
      <w:r w:rsidR="008471A8" w:rsidRPr="00D83912">
        <w:rPr>
          <w:rFonts w:ascii="Arial Narrow" w:eastAsia="Times New Roman" w:hAnsi="Arial Narrow" w:cs="Tahoma"/>
          <w:b/>
          <w:bCs/>
          <w:sz w:val="24"/>
          <w:szCs w:val="24"/>
        </w:rPr>
        <w:t xml:space="preserve"> </w:t>
      </w:r>
      <w:r w:rsidR="008471A8" w:rsidRPr="00D83912">
        <w:rPr>
          <w:rFonts w:ascii="Arial Narrow" w:eastAsia="Times New Roman" w:hAnsi="Arial Narrow" w:cs="Tahoma"/>
          <w:sz w:val="24"/>
          <w:szCs w:val="24"/>
        </w:rPr>
        <w:t xml:space="preserve">official cohort default rates published for schools participating in the Title IV student financial assistance programs for </w:t>
      </w:r>
      <w:r w:rsidR="008471A8" w:rsidRPr="00D83912">
        <w:rPr>
          <w:rFonts w:ascii="Arial Narrow" w:eastAsia="Times New Roman" w:hAnsi="Arial Narrow" w:cs="Tahoma"/>
          <w:bCs/>
          <w:sz w:val="24"/>
          <w:szCs w:val="24"/>
        </w:rPr>
        <w:t xml:space="preserve">fiscal years 2012, 2013 and 2014.  </w:t>
      </w:r>
      <w:r w:rsidR="009E226E" w:rsidRPr="00D83912">
        <w:rPr>
          <w:rFonts w:ascii="Arial Narrow" w:eastAsia="Times New Roman" w:hAnsi="Arial Narrow" w:cs="Tahoma"/>
          <w:bCs/>
          <w:sz w:val="24"/>
          <w:szCs w:val="24"/>
        </w:rPr>
        <w:t>The</w:t>
      </w:r>
      <w:r w:rsidR="00D45C7C" w:rsidRPr="00D83912">
        <w:rPr>
          <w:rFonts w:ascii="Arial Narrow" w:eastAsia="Times New Roman" w:hAnsi="Arial Narrow" w:cs="Tahoma"/>
          <w:sz w:val="24"/>
          <w:szCs w:val="24"/>
        </w:rPr>
        <w:t xml:space="preserve"> dataset </w:t>
      </w:r>
      <w:r w:rsidR="009E226E" w:rsidRPr="00D83912">
        <w:rPr>
          <w:rFonts w:ascii="Arial Narrow" w:eastAsia="Times New Roman" w:hAnsi="Arial Narrow" w:cs="Tahoma"/>
          <w:sz w:val="24"/>
          <w:szCs w:val="24"/>
        </w:rPr>
        <w:t xml:space="preserve">was strengthened </w:t>
      </w:r>
      <w:r w:rsidR="00D45C7C" w:rsidRPr="00D83912">
        <w:rPr>
          <w:rFonts w:ascii="Arial Narrow" w:eastAsia="Times New Roman" w:hAnsi="Arial Narrow" w:cs="Tahoma"/>
          <w:sz w:val="24"/>
          <w:szCs w:val="24"/>
        </w:rPr>
        <w:t xml:space="preserve">with data from the </w:t>
      </w:r>
      <w:r w:rsidR="00FC2525">
        <w:rPr>
          <w:rFonts w:ascii="Arial Narrow" w:eastAsia="Times New Roman" w:hAnsi="Arial Narrow" w:cs="Tahoma"/>
          <w:sz w:val="24"/>
          <w:szCs w:val="24"/>
        </w:rPr>
        <w:t>N</w:t>
      </w:r>
      <w:r w:rsidR="00D45C7C" w:rsidRPr="00D83912">
        <w:rPr>
          <w:rFonts w:ascii="Arial Narrow" w:eastAsia="Times New Roman" w:hAnsi="Arial Narrow" w:cs="Tahoma"/>
          <w:sz w:val="24"/>
          <w:szCs w:val="24"/>
        </w:rPr>
        <w:t>ational Center for Education</w:t>
      </w:r>
      <w:r w:rsidR="001866B1" w:rsidRPr="00D83912">
        <w:rPr>
          <w:rFonts w:ascii="Arial Narrow" w:eastAsia="Times New Roman" w:hAnsi="Arial Narrow" w:cs="Tahoma"/>
          <w:sz w:val="24"/>
          <w:szCs w:val="24"/>
        </w:rPr>
        <w:t xml:space="preserve"> Statistics</w:t>
      </w:r>
      <w:r w:rsidR="00AD0210" w:rsidRPr="00D83912">
        <w:rPr>
          <w:rFonts w:ascii="Arial Narrow" w:eastAsia="Times New Roman" w:hAnsi="Arial Narrow" w:cs="Tahoma"/>
          <w:sz w:val="24"/>
          <w:szCs w:val="24"/>
        </w:rPr>
        <w:t xml:space="preserve"> (further referred to as “IPEDS” data)</w:t>
      </w:r>
      <w:r w:rsidR="001866B1" w:rsidRPr="00D83912">
        <w:rPr>
          <w:rFonts w:ascii="Arial Narrow" w:eastAsia="Times New Roman" w:hAnsi="Arial Narrow" w:cs="Tahoma"/>
          <w:sz w:val="24"/>
          <w:szCs w:val="24"/>
        </w:rPr>
        <w:t xml:space="preserve">.  </w:t>
      </w:r>
      <w:r w:rsidR="001A1E3B" w:rsidRPr="00D83912">
        <w:rPr>
          <w:rFonts w:ascii="Arial Narrow" w:eastAsia="Times New Roman" w:hAnsi="Arial Narrow" w:cs="Tahoma"/>
          <w:sz w:val="24"/>
          <w:szCs w:val="24"/>
        </w:rPr>
        <w:t>From this site</w:t>
      </w:r>
      <w:r w:rsidR="00E46F05" w:rsidRPr="00D83912">
        <w:rPr>
          <w:rFonts w:ascii="Arial Narrow" w:eastAsia="Times New Roman" w:hAnsi="Arial Narrow" w:cs="Tahoma"/>
          <w:sz w:val="24"/>
          <w:szCs w:val="24"/>
        </w:rPr>
        <w:t>,</w:t>
      </w:r>
      <w:r w:rsidR="009E226E" w:rsidRPr="00D83912">
        <w:rPr>
          <w:rFonts w:ascii="Arial Narrow" w:eastAsia="Times New Roman" w:hAnsi="Arial Narrow" w:cs="Tahoma"/>
          <w:sz w:val="24"/>
          <w:szCs w:val="24"/>
        </w:rPr>
        <w:t xml:space="preserve"> </w:t>
      </w:r>
      <w:r w:rsidR="001746A9" w:rsidRPr="00D83912">
        <w:rPr>
          <w:rFonts w:ascii="Arial Narrow" w:eastAsia="Times New Roman" w:hAnsi="Arial Narrow" w:cs="Tahoma"/>
          <w:sz w:val="24"/>
          <w:szCs w:val="24"/>
        </w:rPr>
        <w:t xml:space="preserve">key items </w:t>
      </w:r>
      <w:r w:rsidR="001A1E3B" w:rsidRPr="00D83912">
        <w:rPr>
          <w:rFonts w:ascii="Arial Narrow" w:eastAsia="Times New Roman" w:hAnsi="Arial Narrow" w:cs="Tahoma"/>
          <w:sz w:val="24"/>
          <w:szCs w:val="24"/>
        </w:rPr>
        <w:t>were pulled</w:t>
      </w:r>
      <w:r w:rsidR="00803746" w:rsidRPr="00D83912">
        <w:rPr>
          <w:rFonts w:ascii="Arial Narrow" w:eastAsia="Times New Roman" w:hAnsi="Arial Narrow" w:cs="Tahoma"/>
          <w:sz w:val="24"/>
          <w:szCs w:val="24"/>
        </w:rPr>
        <w:t xml:space="preserve"> including</w:t>
      </w:r>
      <w:r w:rsidR="001746A9" w:rsidRPr="00D83912">
        <w:rPr>
          <w:rFonts w:ascii="Arial Narrow" w:eastAsia="Times New Roman" w:hAnsi="Arial Narrow" w:cs="Tahoma"/>
          <w:sz w:val="24"/>
          <w:szCs w:val="24"/>
        </w:rPr>
        <w:t xml:space="preserve">: </w:t>
      </w:r>
      <w:r w:rsidR="009E226E" w:rsidRPr="00D83912">
        <w:rPr>
          <w:rFonts w:ascii="Arial Narrow" w:eastAsia="Times New Roman" w:hAnsi="Arial Narrow" w:cs="Tahoma"/>
          <w:sz w:val="24"/>
          <w:szCs w:val="24"/>
        </w:rPr>
        <w:t>geograp</w:t>
      </w:r>
      <w:r w:rsidR="00743603" w:rsidRPr="00D83912">
        <w:rPr>
          <w:rFonts w:ascii="Arial Narrow" w:eastAsia="Times New Roman" w:hAnsi="Arial Narrow" w:cs="Tahoma"/>
          <w:sz w:val="24"/>
          <w:szCs w:val="24"/>
        </w:rPr>
        <w:t xml:space="preserve">hic coordinates, attendance, cost, average grant money received per student, average loan amount received per student, </w:t>
      </w:r>
      <w:r w:rsidR="00FC2525">
        <w:rPr>
          <w:rFonts w:ascii="Arial Narrow" w:eastAsia="Times New Roman" w:hAnsi="Arial Narrow" w:cs="Tahoma"/>
          <w:sz w:val="24"/>
          <w:szCs w:val="24"/>
        </w:rPr>
        <w:t xml:space="preserve">and </w:t>
      </w:r>
      <w:r w:rsidR="00743603" w:rsidRPr="00D83912">
        <w:rPr>
          <w:rFonts w:ascii="Arial Narrow" w:eastAsia="Times New Roman" w:hAnsi="Arial Narrow" w:cs="Tahoma"/>
          <w:sz w:val="24"/>
          <w:szCs w:val="24"/>
        </w:rPr>
        <w:t xml:space="preserve">percentage of students receiving loans.  </w:t>
      </w:r>
      <w:r w:rsidR="009C1884" w:rsidRPr="00D83912">
        <w:rPr>
          <w:rFonts w:ascii="Arial Narrow" w:eastAsia="Times New Roman" w:hAnsi="Arial Narrow" w:cs="Tahoma"/>
          <w:sz w:val="24"/>
          <w:szCs w:val="24"/>
        </w:rPr>
        <w:t xml:space="preserve">The Peps data was indexed by an OPEID which is the Department of Education’s identifier.  The IPEDS data was indexed by UNIT_ID.  A </w:t>
      </w:r>
      <w:r w:rsidR="00E46F05" w:rsidRPr="00D83912">
        <w:rPr>
          <w:rFonts w:ascii="Arial Narrow" w:eastAsia="Times New Roman" w:hAnsi="Arial Narrow" w:cs="Tahoma"/>
          <w:sz w:val="24"/>
          <w:szCs w:val="24"/>
        </w:rPr>
        <w:t>mapping</w:t>
      </w:r>
      <w:r w:rsidR="009C1884" w:rsidRPr="00D83912">
        <w:rPr>
          <w:rFonts w:ascii="Arial Narrow" w:eastAsia="Times New Roman" w:hAnsi="Arial Narrow" w:cs="Tahoma"/>
          <w:sz w:val="24"/>
          <w:szCs w:val="24"/>
        </w:rPr>
        <w:t xml:space="preserve"> dataset which contained both the UNIT_ID and OPEID was located so that the two datasets could be merged.  </w:t>
      </w:r>
      <w:r w:rsidR="00E15E8C" w:rsidRPr="00D83912">
        <w:rPr>
          <w:rFonts w:ascii="Arial Narrow" w:hAnsi="Arial Narrow" w:cs="Tahoma"/>
          <w:color w:val="000000"/>
          <w:sz w:val="24"/>
          <w:szCs w:val="24"/>
        </w:rPr>
        <w:t>The U.S. Department of Education</w:t>
      </w:r>
      <w:r w:rsidR="001268C7" w:rsidRPr="00D83912">
        <w:rPr>
          <w:rFonts w:ascii="Arial Narrow" w:hAnsi="Arial Narrow" w:cs="Tahoma"/>
          <w:color w:val="000000"/>
          <w:sz w:val="24"/>
          <w:szCs w:val="24"/>
        </w:rPr>
        <w:t xml:space="preserve"> Plan and Policy Development Guidance for Public Access</w:t>
      </w:r>
      <w:r w:rsidR="00E15E8C" w:rsidRPr="00D83912">
        <w:rPr>
          <w:rFonts w:ascii="Arial Narrow" w:hAnsi="Arial Narrow" w:cs="Tahoma"/>
          <w:color w:val="000000"/>
          <w:sz w:val="24"/>
          <w:szCs w:val="24"/>
        </w:rPr>
        <w:t xml:space="preserve"> allows and en</w:t>
      </w:r>
      <w:r w:rsidR="001268C7" w:rsidRPr="00D83912">
        <w:rPr>
          <w:rFonts w:ascii="Arial Narrow" w:hAnsi="Arial Narrow" w:cs="Tahoma"/>
          <w:sz w:val="24"/>
          <w:szCs w:val="24"/>
        </w:rPr>
        <w:t>courages researchers to maximize the data made available to the public.</w:t>
      </w:r>
      <w:r w:rsidRPr="00D83912">
        <w:rPr>
          <w:rFonts w:ascii="Arial Narrow" w:eastAsia="Times New Roman" w:hAnsi="Arial Narrow" w:cs="Tahoma"/>
          <w:sz w:val="24"/>
          <w:szCs w:val="24"/>
        </w:rPr>
        <w:t xml:space="preserve">    </w:t>
      </w:r>
    </w:p>
    <w:p w14:paraId="6BEA270A" w14:textId="260D8250" w:rsidR="00DB4735" w:rsidRPr="00D83912" w:rsidRDefault="00DB4735" w:rsidP="00DB4735">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 xml:space="preserve">Importing and combining the </w:t>
      </w:r>
      <w:r w:rsidR="00894714" w:rsidRPr="00D83912">
        <w:rPr>
          <w:rFonts w:ascii="Arial Narrow" w:eastAsia="Times New Roman" w:hAnsi="Arial Narrow" w:cs="Tahoma"/>
          <w:sz w:val="24"/>
          <w:szCs w:val="24"/>
          <w:u w:val="single"/>
        </w:rPr>
        <w:t>d</w:t>
      </w:r>
      <w:r w:rsidRPr="00D83912">
        <w:rPr>
          <w:rFonts w:ascii="Arial Narrow" w:eastAsia="Times New Roman" w:hAnsi="Arial Narrow" w:cs="Tahoma"/>
          <w:sz w:val="24"/>
          <w:szCs w:val="24"/>
          <w:u w:val="single"/>
        </w:rPr>
        <w:t>ata using R</w:t>
      </w:r>
    </w:p>
    <w:p w14:paraId="4241A881" w14:textId="796D6894" w:rsidR="00DB4735" w:rsidRPr="00D83912" w:rsidRDefault="00DB4735" w:rsidP="008471A8">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lastRenderedPageBreak/>
        <w:t xml:space="preserve">The openlsx and dplyr libraries were loaded.  The </w:t>
      </w:r>
      <w:r w:rsidR="00E46F05" w:rsidRPr="00D83912">
        <w:rPr>
          <w:rFonts w:ascii="Arial Narrow" w:eastAsia="Times New Roman" w:hAnsi="Arial Narrow" w:cs="Tahoma"/>
          <w:sz w:val="24"/>
          <w:szCs w:val="24"/>
        </w:rPr>
        <w:t>mapping</w:t>
      </w:r>
      <w:r w:rsidRPr="00D83912">
        <w:rPr>
          <w:rFonts w:ascii="Arial Narrow" w:eastAsia="Times New Roman" w:hAnsi="Arial Narrow" w:cs="Tahoma"/>
          <w:sz w:val="24"/>
          <w:szCs w:val="24"/>
        </w:rPr>
        <w:t xml:space="preserve"> dataset was imported to a dataframe titled “codes”.   The loan default data was read into the “peps300” dataframe, and the OPEID number was changed to an integer which removed the leading 0’s and the paste function was used to add 2 0’s to the end so that its format matched the “codes” dataset.  The codes and default data were then merged into the codes_peps300 dataset.  IPEDS data was pulled from 7 datasets on their site, and each set was loaded onto its own Excel sheet.  Each sheet was read in as a dataframe</w:t>
      </w:r>
      <w:r w:rsidR="00FA10BA">
        <w:rPr>
          <w:rFonts w:ascii="Arial Narrow" w:eastAsia="Times New Roman" w:hAnsi="Arial Narrow" w:cs="Tahoma"/>
          <w:sz w:val="24"/>
          <w:szCs w:val="24"/>
        </w:rPr>
        <w:t xml:space="preserve"> using “read.xlsx”</w:t>
      </w:r>
      <w:r w:rsidRPr="00D83912">
        <w:rPr>
          <w:rFonts w:ascii="Arial Narrow" w:eastAsia="Times New Roman" w:hAnsi="Arial Narrow" w:cs="Tahoma"/>
          <w:sz w:val="24"/>
          <w:szCs w:val="24"/>
        </w:rPr>
        <w:t xml:space="preserve"> and then merged into the full dataframe called “full_df” using UNIT_ID as the linking source.  </w:t>
      </w:r>
      <w:r w:rsidR="00CE0361">
        <w:rPr>
          <w:rFonts w:ascii="Arial Narrow" w:eastAsia="Times New Roman" w:hAnsi="Arial Narrow" w:cs="Tahoma"/>
          <w:sz w:val="24"/>
          <w:szCs w:val="24"/>
        </w:rPr>
        <w:t>Columns with 2014 data were removed, and e</w:t>
      </w:r>
      <w:r w:rsidR="006E32A2">
        <w:rPr>
          <w:rFonts w:ascii="Arial Narrow" w:eastAsia="Times New Roman" w:hAnsi="Arial Narrow" w:cs="Tahoma"/>
          <w:sz w:val="24"/>
          <w:szCs w:val="24"/>
        </w:rPr>
        <w:t xml:space="preserve">ight total joins were </w:t>
      </w:r>
      <w:r w:rsidR="00CE0361">
        <w:rPr>
          <w:rFonts w:ascii="Arial Narrow" w:eastAsia="Times New Roman" w:hAnsi="Arial Narrow" w:cs="Tahoma"/>
          <w:sz w:val="24"/>
          <w:szCs w:val="24"/>
        </w:rPr>
        <w:t>completed</w:t>
      </w:r>
      <w:r w:rsidR="006E32A2">
        <w:rPr>
          <w:rFonts w:ascii="Arial Narrow" w:eastAsia="Times New Roman" w:hAnsi="Arial Narrow" w:cs="Tahoma"/>
          <w:sz w:val="24"/>
          <w:szCs w:val="24"/>
        </w:rPr>
        <w:t xml:space="preserve"> to combine the Peps data.</w:t>
      </w:r>
    </w:p>
    <w:p w14:paraId="29A24C27" w14:textId="17CDD61F" w:rsidR="00DB4735" w:rsidRPr="00D83912" w:rsidRDefault="00DB4735" w:rsidP="00DB4735">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Preparing the data for analysis</w:t>
      </w:r>
    </w:p>
    <w:p w14:paraId="685896E9" w14:textId="5E4F83CD" w:rsidR="00DB4735" w:rsidRPr="00D83912" w:rsidRDefault="00DB4735" w:rsidP="0099421C">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 xml:space="preserve">The data required </w:t>
      </w:r>
      <w:r w:rsidR="00EF145D" w:rsidRPr="00D83912">
        <w:rPr>
          <w:rFonts w:ascii="Arial Narrow" w:eastAsia="Times New Roman" w:hAnsi="Arial Narrow" w:cs="Tahoma"/>
          <w:sz w:val="24"/>
          <w:szCs w:val="24"/>
        </w:rPr>
        <w:t>minor</w:t>
      </w:r>
      <w:r w:rsidR="0099421C">
        <w:rPr>
          <w:rFonts w:ascii="Arial Narrow" w:eastAsia="Times New Roman" w:hAnsi="Arial Narrow" w:cs="Tahoma"/>
          <w:sz w:val="24"/>
          <w:szCs w:val="24"/>
        </w:rPr>
        <w:t xml:space="preserve"> cleaning before analyzing.</w:t>
      </w:r>
      <w:r w:rsidRPr="00D83912">
        <w:rPr>
          <w:rFonts w:ascii="Arial Narrow" w:eastAsia="Times New Roman" w:hAnsi="Arial Narrow" w:cs="Tahoma"/>
          <w:sz w:val="24"/>
          <w:szCs w:val="24"/>
        </w:rPr>
        <w:t xml:space="preserve"> </w:t>
      </w:r>
      <w:r w:rsidR="00EF145D" w:rsidRPr="00D83912">
        <w:rPr>
          <w:rFonts w:ascii="Arial Narrow" w:eastAsia="Times New Roman" w:hAnsi="Arial Narrow" w:cs="Tahoma"/>
          <w:sz w:val="24"/>
          <w:szCs w:val="24"/>
        </w:rPr>
        <w:t>C</w:t>
      </w:r>
      <w:r w:rsidRPr="00D83912">
        <w:rPr>
          <w:rFonts w:ascii="Arial Narrow" w:eastAsia="Times New Roman" w:hAnsi="Arial Narrow" w:cs="Tahoma"/>
          <w:sz w:val="24"/>
          <w:szCs w:val="24"/>
        </w:rPr>
        <w:t>olumn names were changed to more meaningful terms</w:t>
      </w:r>
      <w:r w:rsidR="00EF145D" w:rsidRPr="00D83912">
        <w:rPr>
          <w:rFonts w:ascii="Arial Narrow" w:eastAsia="Times New Roman" w:hAnsi="Arial Narrow" w:cs="Tahoma"/>
          <w:sz w:val="24"/>
          <w:szCs w:val="24"/>
        </w:rPr>
        <w:t>, t</w:t>
      </w:r>
      <w:r w:rsidRPr="00D83912">
        <w:rPr>
          <w:rFonts w:ascii="Arial Narrow" w:eastAsia="Times New Roman" w:hAnsi="Arial Narrow" w:cs="Tahoma"/>
          <w:sz w:val="24"/>
          <w:szCs w:val="24"/>
        </w:rPr>
        <w:t>he data set was reduced to complete cases, and the scho</w:t>
      </w:r>
      <w:r w:rsidR="0099421C">
        <w:rPr>
          <w:rFonts w:ascii="Arial Narrow" w:eastAsia="Times New Roman" w:hAnsi="Arial Narrow" w:cs="Tahoma"/>
          <w:sz w:val="24"/>
          <w:szCs w:val="24"/>
        </w:rPr>
        <w:t>ol type was changed to a factor</w:t>
      </w:r>
      <w:r w:rsidRPr="00D83912">
        <w:rPr>
          <w:rFonts w:ascii="Arial Narrow" w:eastAsia="Times New Roman" w:hAnsi="Arial Narrow" w:cs="Tahoma"/>
          <w:sz w:val="24"/>
          <w:szCs w:val="24"/>
        </w:rPr>
        <w:t xml:space="preserve">. </w:t>
      </w:r>
      <w:r w:rsidR="000C17F2" w:rsidRPr="00D83912">
        <w:rPr>
          <w:rFonts w:ascii="Arial Narrow" w:hAnsi="Arial Narrow" w:cs="Tahoma"/>
          <w:sz w:val="24"/>
          <w:szCs w:val="24"/>
        </w:rPr>
        <w:t>After purging incomplete cases</w:t>
      </w:r>
      <w:r w:rsidR="0099421C">
        <w:rPr>
          <w:rFonts w:ascii="Arial Narrow" w:hAnsi="Arial Narrow" w:cs="Tahoma"/>
          <w:sz w:val="24"/>
          <w:szCs w:val="24"/>
        </w:rPr>
        <w:t>,</w:t>
      </w:r>
      <w:r w:rsidR="000C17F2" w:rsidRPr="00D83912">
        <w:rPr>
          <w:rFonts w:ascii="Arial Narrow" w:hAnsi="Arial Narrow" w:cs="Tahoma"/>
          <w:sz w:val="24"/>
          <w:szCs w:val="24"/>
        </w:rPr>
        <w:t xml:space="preserve"> the number of school type levels was reduced from six to three: Public, Private (non-profit), and Proprietary institutions. </w:t>
      </w:r>
      <w:r w:rsidRPr="00D83912">
        <w:rPr>
          <w:rFonts w:ascii="Arial Narrow" w:eastAsia="Times New Roman" w:hAnsi="Arial Narrow" w:cs="Tahoma"/>
          <w:sz w:val="24"/>
          <w:szCs w:val="24"/>
        </w:rPr>
        <w:t>The group decided to analyze the average of 2012 and 2013 data for the amount of tuition and the default rates and created a new variable, “Tuition_Binned”. In the Peps dataset, the program length was a numeric value ranging from 3 to 12 which provided no insight</w:t>
      </w:r>
      <w:r w:rsidR="00AB442A" w:rsidRPr="00D83912">
        <w:rPr>
          <w:rFonts w:ascii="Arial Narrow" w:eastAsia="Times New Roman" w:hAnsi="Arial Narrow" w:cs="Tahoma"/>
          <w:sz w:val="24"/>
          <w:szCs w:val="24"/>
        </w:rPr>
        <w:t>, so a</w:t>
      </w:r>
      <w:r w:rsidRPr="00D83912">
        <w:rPr>
          <w:rFonts w:ascii="Arial Narrow" w:eastAsia="Times New Roman" w:hAnsi="Arial Narrow" w:cs="Tahoma"/>
          <w:sz w:val="24"/>
          <w:szCs w:val="24"/>
        </w:rPr>
        <w:t xml:space="preserve"> new variable was </w:t>
      </w:r>
      <w:r w:rsidR="00E46F05" w:rsidRPr="00D83912">
        <w:rPr>
          <w:rFonts w:ascii="Arial Narrow" w:eastAsia="Times New Roman" w:hAnsi="Arial Narrow" w:cs="Tahoma"/>
          <w:sz w:val="24"/>
          <w:szCs w:val="24"/>
        </w:rPr>
        <w:t>generated for “Program Meaning”.</w:t>
      </w:r>
      <w:r w:rsidRPr="00D83912">
        <w:rPr>
          <w:rFonts w:ascii="Arial Narrow" w:eastAsia="Times New Roman" w:hAnsi="Arial Narrow" w:cs="Tahoma"/>
          <w:sz w:val="24"/>
          <w:szCs w:val="24"/>
        </w:rPr>
        <w:t xml:space="preserve"> </w:t>
      </w:r>
      <w:r w:rsidR="00FC2525" w:rsidRPr="00D83912">
        <w:rPr>
          <w:rFonts w:ascii="Arial Narrow" w:eastAsia="Times New Roman" w:hAnsi="Arial Narrow" w:cs="Tahoma"/>
          <w:sz w:val="24"/>
          <w:szCs w:val="24"/>
        </w:rPr>
        <w:t>A subset of 7 variables out of the original 31 was selected from the full dataset to use in the analysis, and analysis was limited to 2012 and 2013.</w:t>
      </w:r>
      <w:r w:rsidR="006723E3">
        <w:rPr>
          <w:rFonts w:ascii="Arial Narrow" w:eastAsia="Times New Roman" w:hAnsi="Arial Narrow" w:cs="Tahoma"/>
          <w:sz w:val="24"/>
          <w:szCs w:val="24"/>
        </w:rPr>
        <w:t xml:space="preserve"> </w:t>
      </w:r>
    </w:p>
    <w:p w14:paraId="3CC804AB" w14:textId="77777777" w:rsidR="00E15E8C" w:rsidRPr="00D83912" w:rsidRDefault="00E15E8C" w:rsidP="00E15E8C">
      <w:pPr>
        <w:spacing w:line="480" w:lineRule="auto"/>
        <w:jc w:val="center"/>
        <w:rPr>
          <w:rFonts w:ascii="Arial Narrow" w:hAnsi="Arial Narrow" w:cs="Tahoma"/>
          <w:sz w:val="24"/>
          <w:szCs w:val="24"/>
          <w:u w:val="single"/>
        </w:rPr>
      </w:pPr>
      <w:r w:rsidRPr="00D83912">
        <w:rPr>
          <w:rFonts w:ascii="Arial Narrow" w:hAnsi="Arial Narrow" w:cs="Tahoma"/>
          <w:sz w:val="24"/>
          <w:szCs w:val="24"/>
          <w:u w:val="single"/>
        </w:rPr>
        <w:t>Description of R Scripts</w:t>
      </w:r>
    </w:p>
    <w:p w14:paraId="4167E256" w14:textId="59FC2AB6" w:rsidR="009C1884" w:rsidRPr="00D83912" w:rsidRDefault="000046BA" w:rsidP="000046BA">
      <w:pPr>
        <w:spacing w:line="480" w:lineRule="auto"/>
        <w:rPr>
          <w:rFonts w:ascii="Arial Narrow" w:hAnsi="Arial Narrow" w:cs="Tahoma"/>
          <w:sz w:val="24"/>
          <w:szCs w:val="24"/>
        </w:rPr>
      </w:pPr>
      <w:r>
        <w:rPr>
          <w:rFonts w:ascii="Arial Narrow" w:hAnsi="Arial Narrow" w:cs="Tahoma"/>
          <w:sz w:val="24"/>
          <w:szCs w:val="24"/>
        </w:rPr>
        <w:t>T</w:t>
      </w:r>
      <w:r w:rsidR="00DB4735" w:rsidRPr="00D83912">
        <w:rPr>
          <w:rFonts w:ascii="Arial Narrow" w:hAnsi="Arial Narrow" w:cs="Tahoma"/>
          <w:sz w:val="24"/>
          <w:szCs w:val="24"/>
        </w:rPr>
        <w:t>he</w:t>
      </w:r>
      <w:r w:rsidR="00E15E8C" w:rsidRPr="00D83912">
        <w:rPr>
          <w:rFonts w:ascii="Arial Narrow" w:hAnsi="Arial Narrow" w:cs="Tahoma"/>
          <w:sz w:val="24"/>
          <w:szCs w:val="24"/>
        </w:rPr>
        <w:t xml:space="preserve"> project consists of </w:t>
      </w:r>
      <w:ins w:id="1" w:author="Arens, Kristine" w:date="2017-11-05T09:40:00Z">
        <w:r w:rsidR="0092014A">
          <w:rPr>
            <w:rFonts w:ascii="Arial Narrow" w:hAnsi="Arial Narrow" w:cs="Tahoma"/>
            <w:sz w:val="24"/>
            <w:szCs w:val="24"/>
          </w:rPr>
          <w:t>5</w:t>
        </w:r>
      </w:ins>
      <w:del w:id="2" w:author="Arens, Kristine" w:date="2017-11-05T09:40:00Z">
        <w:r w:rsidR="00E15E8C" w:rsidRPr="00D83912" w:rsidDel="0092014A">
          <w:rPr>
            <w:rFonts w:ascii="Arial Narrow" w:hAnsi="Arial Narrow" w:cs="Tahoma"/>
            <w:sz w:val="24"/>
            <w:szCs w:val="24"/>
          </w:rPr>
          <w:delText>4</w:delText>
        </w:r>
      </w:del>
      <w:r w:rsidR="00E15E8C" w:rsidRPr="00D83912">
        <w:rPr>
          <w:rFonts w:ascii="Arial Narrow" w:hAnsi="Arial Narrow" w:cs="Tahoma"/>
          <w:sz w:val="24"/>
          <w:szCs w:val="24"/>
        </w:rPr>
        <w:t xml:space="preserve"> script files: </w:t>
      </w:r>
      <w:proofErr w:type="spellStart"/>
      <w:proofErr w:type="gramStart"/>
      <w:r w:rsidR="00E15E8C" w:rsidRPr="00D83912">
        <w:rPr>
          <w:rFonts w:ascii="Arial Narrow" w:hAnsi="Arial Narrow" w:cs="Tahoma"/>
          <w:sz w:val="24"/>
          <w:szCs w:val="24"/>
        </w:rPr>
        <w:t>project.R</w:t>
      </w:r>
      <w:proofErr w:type="spellEnd"/>
      <w:proofErr w:type="gramEnd"/>
      <w:r w:rsidR="00E15E8C" w:rsidRPr="00D83912">
        <w:rPr>
          <w:rFonts w:ascii="Arial Narrow" w:hAnsi="Arial Narrow" w:cs="Tahoma"/>
          <w:sz w:val="24"/>
          <w:szCs w:val="24"/>
        </w:rPr>
        <w:t xml:space="preserve">, dataload.R, defaultanalysis.R, geographicanalysis.R and schooltypeanalysis.R.  To produce </w:t>
      </w:r>
      <w:r w:rsidR="00EF145D" w:rsidRPr="00D83912">
        <w:rPr>
          <w:rFonts w:ascii="Arial Narrow" w:hAnsi="Arial Narrow" w:cs="Tahoma"/>
          <w:sz w:val="24"/>
          <w:szCs w:val="24"/>
        </w:rPr>
        <w:t>the a</w:t>
      </w:r>
      <w:r w:rsidR="00E15E8C" w:rsidRPr="00D83912">
        <w:rPr>
          <w:rFonts w:ascii="Arial Narrow" w:hAnsi="Arial Narrow" w:cs="Tahoma"/>
          <w:sz w:val="24"/>
          <w:szCs w:val="24"/>
        </w:rPr>
        <w:t xml:space="preserve">nalysis, </w:t>
      </w:r>
      <w:r w:rsidR="00A247F6" w:rsidRPr="00D83912">
        <w:rPr>
          <w:rFonts w:ascii="Arial Narrow" w:hAnsi="Arial Narrow" w:cs="Tahoma"/>
          <w:sz w:val="24"/>
          <w:szCs w:val="24"/>
        </w:rPr>
        <w:t xml:space="preserve">one can copy </w:t>
      </w:r>
      <w:r w:rsidR="00E15E8C" w:rsidRPr="00D83912">
        <w:rPr>
          <w:rFonts w:ascii="Arial Narrow" w:hAnsi="Arial Narrow" w:cs="Tahoma"/>
          <w:sz w:val="24"/>
          <w:szCs w:val="24"/>
        </w:rPr>
        <w:t>all of the files</w:t>
      </w:r>
      <w:r w:rsidR="00A247F6" w:rsidRPr="00D83912">
        <w:rPr>
          <w:rFonts w:ascii="Arial Narrow" w:hAnsi="Arial Narrow" w:cs="Tahoma"/>
          <w:sz w:val="24"/>
          <w:szCs w:val="24"/>
        </w:rPr>
        <w:t xml:space="preserve"> </w:t>
      </w:r>
      <w:r w:rsidR="00E15E8C" w:rsidRPr="00D83912">
        <w:rPr>
          <w:rFonts w:ascii="Arial Narrow" w:hAnsi="Arial Narrow" w:cs="Tahoma"/>
          <w:sz w:val="24"/>
          <w:szCs w:val="24"/>
        </w:rPr>
        <w:t xml:space="preserve">to the same directory and perform a Source on the </w:t>
      </w:r>
      <w:proofErr w:type="gramStart"/>
      <w:r w:rsidR="00E15E8C" w:rsidRPr="00D83912">
        <w:rPr>
          <w:rFonts w:ascii="Arial Narrow" w:hAnsi="Arial Narrow" w:cs="Tahoma"/>
          <w:sz w:val="24"/>
          <w:szCs w:val="24"/>
        </w:rPr>
        <w:t>project.R</w:t>
      </w:r>
      <w:proofErr w:type="gramEnd"/>
      <w:r w:rsidR="00E15E8C" w:rsidRPr="00D83912">
        <w:rPr>
          <w:rFonts w:ascii="Arial Narrow" w:hAnsi="Arial Narrow" w:cs="Tahoma"/>
          <w:sz w:val="24"/>
          <w:szCs w:val="24"/>
        </w:rPr>
        <w:t xml:space="preserve"> file.  </w:t>
      </w:r>
      <w:r w:rsidR="00A247F6" w:rsidRPr="00D83912">
        <w:rPr>
          <w:rFonts w:ascii="Arial Narrow" w:hAnsi="Arial Narrow" w:cs="Tahoma"/>
          <w:sz w:val="24"/>
          <w:szCs w:val="24"/>
        </w:rPr>
        <w:t>T</w:t>
      </w:r>
      <w:r w:rsidR="00E15E8C" w:rsidRPr="00D83912">
        <w:rPr>
          <w:rFonts w:ascii="Arial Narrow" w:hAnsi="Arial Narrow" w:cs="Tahoma"/>
          <w:sz w:val="24"/>
          <w:szCs w:val="24"/>
        </w:rPr>
        <w:t xml:space="preserve">he </w:t>
      </w:r>
      <w:proofErr w:type="spellStart"/>
      <w:r w:rsidR="00E15E8C" w:rsidRPr="00D83912">
        <w:rPr>
          <w:rFonts w:ascii="Arial Narrow" w:hAnsi="Arial Narrow" w:cs="Tahoma"/>
          <w:sz w:val="24"/>
          <w:szCs w:val="24"/>
        </w:rPr>
        <w:t>openxlsx</w:t>
      </w:r>
      <w:proofErr w:type="spellEnd"/>
      <w:r w:rsidR="00E15E8C" w:rsidRPr="00D83912">
        <w:rPr>
          <w:rFonts w:ascii="Arial Narrow" w:hAnsi="Arial Narrow" w:cs="Tahoma"/>
          <w:sz w:val="24"/>
          <w:szCs w:val="24"/>
        </w:rPr>
        <w:t xml:space="preserve"> package </w:t>
      </w:r>
      <w:r w:rsidR="00A247F6" w:rsidRPr="00D83912">
        <w:rPr>
          <w:rFonts w:ascii="Arial Narrow" w:hAnsi="Arial Narrow" w:cs="Tahoma"/>
          <w:sz w:val="24"/>
          <w:szCs w:val="24"/>
        </w:rPr>
        <w:t xml:space="preserve">must be installed </w:t>
      </w:r>
      <w:r w:rsidR="00E15E8C" w:rsidRPr="00D83912">
        <w:rPr>
          <w:rFonts w:ascii="Arial Narrow" w:hAnsi="Arial Narrow" w:cs="Tahoma"/>
          <w:sz w:val="24"/>
          <w:szCs w:val="24"/>
        </w:rPr>
        <w:t xml:space="preserve">before running the scripts, and to do so, the first line in the </w:t>
      </w:r>
      <w:proofErr w:type="gramStart"/>
      <w:r w:rsidR="00E15E8C" w:rsidRPr="00D83912">
        <w:rPr>
          <w:rFonts w:ascii="Arial Narrow" w:hAnsi="Arial Narrow" w:cs="Tahoma"/>
          <w:sz w:val="24"/>
          <w:szCs w:val="24"/>
        </w:rPr>
        <w:t>project.R</w:t>
      </w:r>
      <w:proofErr w:type="gramEnd"/>
      <w:r w:rsidR="00E15E8C" w:rsidRPr="00D83912">
        <w:rPr>
          <w:rFonts w:ascii="Arial Narrow" w:hAnsi="Arial Narrow" w:cs="Tahoma"/>
          <w:sz w:val="24"/>
          <w:szCs w:val="24"/>
        </w:rPr>
        <w:t xml:space="preserve"> script </w:t>
      </w:r>
      <w:r w:rsidR="00A247F6" w:rsidRPr="00D83912">
        <w:rPr>
          <w:rFonts w:ascii="Arial Narrow" w:hAnsi="Arial Narrow" w:cs="Tahoma"/>
          <w:sz w:val="24"/>
          <w:szCs w:val="24"/>
        </w:rPr>
        <w:t xml:space="preserve">can be uncommented </w:t>
      </w:r>
      <w:r w:rsidR="00E15E8C" w:rsidRPr="00D83912">
        <w:rPr>
          <w:rFonts w:ascii="Arial Narrow" w:hAnsi="Arial Narrow" w:cs="Tahoma"/>
          <w:sz w:val="24"/>
          <w:szCs w:val="24"/>
        </w:rPr>
        <w:t>and this command</w:t>
      </w:r>
      <w:r w:rsidR="00A247F6" w:rsidRPr="00D83912">
        <w:rPr>
          <w:rFonts w:ascii="Arial Narrow" w:hAnsi="Arial Narrow" w:cs="Tahoma"/>
          <w:sz w:val="24"/>
          <w:szCs w:val="24"/>
        </w:rPr>
        <w:t xml:space="preserve"> </w:t>
      </w:r>
      <w:r w:rsidR="00A247F6" w:rsidRPr="00A44AE4">
        <w:rPr>
          <w:rFonts w:ascii="Arial Narrow" w:hAnsi="Arial Narrow" w:cs="Tahoma"/>
          <w:sz w:val="24"/>
          <w:szCs w:val="24"/>
        </w:rPr>
        <w:t>run</w:t>
      </w:r>
      <w:r w:rsidR="00E15E8C" w:rsidRPr="00A44AE4">
        <w:rPr>
          <w:rFonts w:ascii="Arial Narrow" w:hAnsi="Arial Narrow" w:cs="Tahoma"/>
          <w:sz w:val="24"/>
          <w:szCs w:val="24"/>
        </w:rPr>
        <w:t xml:space="preserve">.  </w:t>
      </w:r>
      <w:r w:rsidR="00A44AE4" w:rsidRPr="00A44AE4">
        <w:rPr>
          <w:rFonts w:ascii="Arial Narrow" w:hAnsi="Arial Narrow"/>
          <w:sz w:val="24"/>
          <w:szCs w:val="24"/>
        </w:rPr>
        <w:t>Below is a summary of the contents of the script files.</w:t>
      </w:r>
    </w:p>
    <w:p w14:paraId="0C2C9E8C" w14:textId="3689992F" w:rsidR="00E15E8C" w:rsidRPr="00D83912" w:rsidRDefault="00E15E8C" w:rsidP="00A44AE4">
      <w:pPr>
        <w:spacing w:line="480" w:lineRule="auto"/>
        <w:rPr>
          <w:rFonts w:ascii="Arial Narrow" w:hAnsi="Arial Narrow" w:cs="Tahoma"/>
          <w:sz w:val="24"/>
          <w:szCs w:val="24"/>
        </w:rPr>
      </w:pPr>
      <w:proofErr w:type="gramStart"/>
      <w:r w:rsidRPr="00D83912">
        <w:rPr>
          <w:rFonts w:ascii="Arial Narrow" w:hAnsi="Arial Narrow" w:cs="Tahoma"/>
          <w:sz w:val="24"/>
          <w:szCs w:val="24"/>
          <w:u w:val="single"/>
        </w:rPr>
        <w:lastRenderedPageBreak/>
        <w:t>project.R</w:t>
      </w:r>
      <w:proofErr w:type="gramEnd"/>
      <w:r w:rsidRPr="00D83912">
        <w:rPr>
          <w:rFonts w:ascii="Arial Narrow" w:hAnsi="Arial Narrow" w:cs="Tahoma"/>
          <w:sz w:val="24"/>
          <w:szCs w:val="24"/>
        </w:rPr>
        <w:t xml:space="preserve"> – This is the main script file and should be the starting point for</w:t>
      </w:r>
      <w:r w:rsidR="00E46F05" w:rsidRPr="00D83912">
        <w:rPr>
          <w:rFonts w:ascii="Arial Narrow" w:hAnsi="Arial Narrow" w:cs="Tahoma"/>
          <w:sz w:val="24"/>
          <w:szCs w:val="24"/>
        </w:rPr>
        <w:t xml:space="preserve"> running functions in the others</w:t>
      </w:r>
      <w:r w:rsidRPr="00D83912">
        <w:rPr>
          <w:rFonts w:ascii="Arial Narrow" w:hAnsi="Arial Narrow" w:cs="Tahoma"/>
          <w:sz w:val="24"/>
          <w:szCs w:val="24"/>
        </w:rPr>
        <w:t xml:space="preserve">.  It sources the other files to make all functions available in the global environment.  Running this file as-is will produce sample analysis plots and tables, but the contents of this file </w:t>
      </w:r>
      <w:r w:rsidR="009C1884" w:rsidRPr="00D83912">
        <w:rPr>
          <w:rFonts w:ascii="Arial Narrow" w:hAnsi="Arial Narrow" w:cs="Tahoma"/>
          <w:sz w:val="24"/>
          <w:szCs w:val="24"/>
        </w:rPr>
        <w:t xml:space="preserve">can be modified </w:t>
      </w:r>
      <w:r w:rsidRPr="00D83912">
        <w:rPr>
          <w:rFonts w:ascii="Arial Narrow" w:hAnsi="Arial Narrow" w:cs="Tahoma"/>
          <w:sz w:val="24"/>
          <w:szCs w:val="24"/>
        </w:rPr>
        <w:t>to produce different outputs by calling functions in different ways.</w:t>
      </w:r>
    </w:p>
    <w:p w14:paraId="26CB080C" w14:textId="2679652A" w:rsidR="00E15E8C" w:rsidRPr="00D83912" w:rsidRDefault="00E15E8C" w:rsidP="00E15E8C">
      <w:pPr>
        <w:spacing w:line="480" w:lineRule="auto"/>
        <w:rPr>
          <w:rFonts w:ascii="Arial Narrow" w:hAnsi="Arial Narrow" w:cs="Tahoma"/>
          <w:sz w:val="24"/>
          <w:szCs w:val="24"/>
        </w:rPr>
      </w:pPr>
      <w:proofErr w:type="gramStart"/>
      <w:r w:rsidRPr="00D83912">
        <w:rPr>
          <w:rFonts w:ascii="Arial Narrow" w:hAnsi="Arial Narrow" w:cs="Tahoma"/>
          <w:sz w:val="24"/>
          <w:szCs w:val="24"/>
          <w:u w:val="single"/>
        </w:rPr>
        <w:t>dataload.R</w:t>
      </w:r>
      <w:proofErr w:type="gramEnd"/>
      <w:r w:rsidRPr="00D83912">
        <w:rPr>
          <w:rFonts w:ascii="Arial Narrow" w:hAnsi="Arial Narrow" w:cs="Tahoma"/>
          <w:sz w:val="24"/>
          <w:szCs w:val="24"/>
        </w:rPr>
        <w:t xml:space="preserve"> – This script file contains two functions – </w:t>
      </w:r>
      <w:proofErr w:type="spellStart"/>
      <w:r w:rsidRPr="00D83912">
        <w:rPr>
          <w:rFonts w:ascii="Arial Narrow" w:hAnsi="Arial Narrow" w:cs="Tahoma"/>
          <w:sz w:val="24"/>
          <w:szCs w:val="24"/>
        </w:rPr>
        <w:t>load.data</w:t>
      </w:r>
      <w:proofErr w:type="spellEnd"/>
      <w:r w:rsidRPr="00D83912">
        <w:rPr>
          <w:rFonts w:ascii="Arial Narrow" w:hAnsi="Arial Narrow" w:cs="Tahoma"/>
          <w:sz w:val="24"/>
          <w:szCs w:val="24"/>
        </w:rPr>
        <w:t xml:space="preserve"> and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The </w:t>
      </w:r>
      <w:proofErr w:type="spellStart"/>
      <w:r w:rsidRPr="00D83912">
        <w:rPr>
          <w:rFonts w:ascii="Arial Narrow" w:hAnsi="Arial Narrow" w:cs="Tahoma"/>
          <w:sz w:val="24"/>
          <w:szCs w:val="24"/>
        </w:rPr>
        <w:t>load.data</w:t>
      </w:r>
      <w:proofErr w:type="spellEnd"/>
      <w:r w:rsidRPr="00D83912">
        <w:rPr>
          <w:rFonts w:ascii="Arial Narrow" w:hAnsi="Arial Narrow" w:cs="Tahoma"/>
          <w:sz w:val="24"/>
          <w:szCs w:val="24"/>
        </w:rPr>
        <w:t xml:space="preserve"> function loads the data from the sources into data frames.  The data fr</w:t>
      </w:r>
      <w:r w:rsidR="009C1884" w:rsidRPr="00D83912">
        <w:rPr>
          <w:rFonts w:ascii="Arial Narrow" w:hAnsi="Arial Narrow" w:cs="Tahoma"/>
          <w:sz w:val="24"/>
          <w:szCs w:val="24"/>
        </w:rPr>
        <w:t>om the original sources contain</w:t>
      </w:r>
      <w:r w:rsidRPr="00D83912">
        <w:rPr>
          <w:rFonts w:ascii="Arial Narrow" w:hAnsi="Arial Narrow" w:cs="Tahoma"/>
          <w:sz w:val="24"/>
          <w:szCs w:val="24"/>
        </w:rPr>
        <w:t xml:space="preserve"> repeating groups of attributes for years 2012 and 2013, and the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function turns the repeating groups into two data sets – one for 2012 data and one for 2013, then recombines the data into one single data set.  All functions used by </w:t>
      </w:r>
      <w:r w:rsidR="00EF145D" w:rsidRPr="00D83912">
        <w:rPr>
          <w:rFonts w:ascii="Arial Narrow" w:hAnsi="Arial Narrow" w:cs="Tahoma"/>
          <w:sz w:val="24"/>
          <w:szCs w:val="24"/>
        </w:rPr>
        <w:t>the</w:t>
      </w:r>
      <w:r w:rsidRPr="00D83912">
        <w:rPr>
          <w:rFonts w:ascii="Arial Narrow" w:hAnsi="Arial Narrow" w:cs="Tahoma"/>
          <w:sz w:val="24"/>
          <w:szCs w:val="24"/>
        </w:rPr>
        <w:t xml:space="preserve"> group work on the data frame </w:t>
      </w:r>
      <w:r w:rsidR="009C1884" w:rsidRPr="00D83912">
        <w:rPr>
          <w:rFonts w:ascii="Arial Narrow" w:hAnsi="Arial Narrow" w:cs="Tahoma"/>
          <w:sz w:val="24"/>
          <w:szCs w:val="24"/>
        </w:rPr>
        <w:t xml:space="preserve">were </w:t>
      </w:r>
      <w:r w:rsidRPr="00D83912">
        <w:rPr>
          <w:rFonts w:ascii="Arial Narrow" w:hAnsi="Arial Narrow" w:cs="Tahoma"/>
          <w:sz w:val="24"/>
          <w:szCs w:val="24"/>
        </w:rPr>
        <w:t xml:space="preserve">produced by the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function.  The </w:t>
      </w:r>
      <w:proofErr w:type="spellStart"/>
      <w:r w:rsidRPr="00D83912">
        <w:rPr>
          <w:rFonts w:ascii="Arial Narrow" w:hAnsi="Arial Narrow" w:cs="Tahoma"/>
          <w:sz w:val="24"/>
          <w:szCs w:val="24"/>
        </w:rPr>
        <w:t>load.data</w:t>
      </w:r>
      <w:proofErr w:type="spellEnd"/>
      <w:r w:rsidRPr="00D83912">
        <w:rPr>
          <w:rFonts w:ascii="Arial Narrow" w:hAnsi="Arial Narrow" w:cs="Tahoma"/>
          <w:sz w:val="24"/>
          <w:szCs w:val="24"/>
        </w:rPr>
        <w:t xml:space="preserve"> and </w:t>
      </w:r>
      <w:proofErr w:type="spellStart"/>
      <w:r w:rsidRPr="00D83912">
        <w:rPr>
          <w:rFonts w:ascii="Arial Narrow" w:hAnsi="Arial Narrow" w:cs="Tahoma"/>
          <w:sz w:val="24"/>
          <w:szCs w:val="24"/>
        </w:rPr>
        <w:t>unflatten.data</w:t>
      </w:r>
      <w:proofErr w:type="spellEnd"/>
      <w:r w:rsidRPr="00D83912">
        <w:rPr>
          <w:rFonts w:ascii="Arial Narrow" w:hAnsi="Arial Narrow" w:cs="Tahoma"/>
          <w:sz w:val="24"/>
          <w:szCs w:val="24"/>
        </w:rPr>
        <w:t xml:space="preserve"> functions should be called in that order to generate the data used for analysis.</w:t>
      </w:r>
    </w:p>
    <w:p w14:paraId="56008E1F" w14:textId="12602522" w:rsidR="00E15E8C" w:rsidRPr="00D83912" w:rsidRDefault="00E15E8C" w:rsidP="00E15E8C">
      <w:pPr>
        <w:spacing w:line="480" w:lineRule="auto"/>
        <w:rPr>
          <w:rFonts w:ascii="Arial Narrow" w:hAnsi="Arial Narrow" w:cs="Tahoma"/>
          <w:sz w:val="24"/>
          <w:szCs w:val="24"/>
        </w:rPr>
      </w:pPr>
      <w:proofErr w:type="gramStart"/>
      <w:r w:rsidRPr="00D83912">
        <w:rPr>
          <w:rFonts w:ascii="Arial Narrow" w:hAnsi="Arial Narrow" w:cs="Tahoma"/>
          <w:sz w:val="24"/>
          <w:szCs w:val="24"/>
          <w:u w:val="single"/>
        </w:rPr>
        <w:t>defaultanalysis.R</w:t>
      </w:r>
      <w:proofErr w:type="gramEnd"/>
      <w:r w:rsidRPr="00D83912">
        <w:rPr>
          <w:rFonts w:ascii="Arial Narrow" w:hAnsi="Arial Narrow" w:cs="Tahoma"/>
          <w:sz w:val="24"/>
          <w:szCs w:val="24"/>
        </w:rPr>
        <w:t xml:space="preserve"> – This file contains the functions used in o</w:t>
      </w:r>
      <w:r w:rsidR="00EF145D" w:rsidRPr="00D83912">
        <w:rPr>
          <w:rFonts w:ascii="Arial Narrow" w:hAnsi="Arial Narrow" w:cs="Tahoma"/>
          <w:sz w:val="24"/>
          <w:szCs w:val="24"/>
        </w:rPr>
        <w:t>ur analysis of the question – do</w:t>
      </w:r>
      <w:r w:rsidRPr="00D83912">
        <w:rPr>
          <w:rFonts w:ascii="Arial Narrow" w:hAnsi="Arial Narrow" w:cs="Tahoma"/>
          <w:sz w:val="24"/>
          <w:szCs w:val="24"/>
        </w:rPr>
        <w:t xml:space="preserve"> the program length </w:t>
      </w:r>
      <w:r w:rsidR="00EF145D" w:rsidRPr="00D83912">
        <w:rPr>
          <w:rFonts w:ascii="Arial Narrow" w:hAnsi="Arial Narrow" w:cs="Tahoma"/>
          <w:sz w:val="24"/>
          <w:szCs w:val="24"/>
        </w:rPr>
        <w:t>and tuition cost impact an institution’s default rate</w:t>
      </w:r>
      <w:r w:rsidRPr="00D83912">
        <w:rPr>
          <w:rFonts w:ascii="Arial Narrow" w:hAnsi="Arial Narrow" w:cs="Tahoma"/>
          <w:sz w:val="24"/>
          <w:szCs w:val="24"/>
        </w:rPr>
        <w:t xml:space="preserve">?  </w:t>
      </w:r>
    </w:p>
    <w:p w14:paraId="6E592C53" w14:textId="77777777" w:rsidR="00E15E8C" w:rsidRPr="00D83912" w:rsidRDefault="00E15E8C" w:rsidP="00E15E8C">
      <w:pPr>
        <w:spacing w:line="480" w:lineRule="auto"/>
        <w:rPr>
          <w:rFonts w:ascii="Arial Narrow" w:eastAsia="Times New Roman" w:hAnsi="Arial Narrow" w:cs="Tahoma"/>
          <w:sz w:val="24"/>
          <w:szCs w:val="24"/>
        </w:rPr>
      </w:pPr>
      <w:proofErr w:type="gramStart"/>
      <w:r w:rsidRPr="00D83912">
        <w:rPr>
          <w:rFonts w:ascii="Arial Narrow" w:hAnsi="Arial Narrow" w:cs="Tahoma"/>
          <w:sz w:val="24"/>
          <w:szCs w:val="24"/>
          <w:u w:val="single"/>
        </w:rPr>
        <w:t>geographicanalysis.R</w:t>
      </w:r>
      <w:proofErr w:type="gramEnd"/>
      <w:r w:rsidRPr="00D83912">
        <w:rPr>
          <w:rFonts w:ascii="Arial Narrow" w:hAnsi="Arial Narrow" w:cs="Tahoma"/>
          <w:sz w:val="24"/>
          <w:szCs w:val="24"/>
        </w:rPr>
        <w:t xml:space="preserve"> – This file contains the functions used in our analysis of the question - a</w:t>
      </w:r>
      <w:r w:rsidRPr="00D83912">
        <w:rPr>
          <w:rFonts w:ascii="Arial Narrow" w:eastAsia="Times New Roman" w:hAnsi="Arial Narrow" w:cs="Tahoma"/>
          <w:sz w:val="24"/>
          <w:szCs w:val="24"/>
        </w:rPr>
        <w:t>re there any relationships between the geographic location of institutions and the default rate?</w:t>
      </w:r>
    </w:p>
    <w:p w14:paraId="0A320A97" w14:textId="406156EC" w:rsidR="00803746" w:rsidRPr="00D83912" w:rsidRDefault="00E15E8C" w:rsidP="00803746">
      <w:pPr>
        <w:spacing w:line="480" w:lineRule="auto"/>
        <w:rPr>
          <w:rFonts w:ascii="Arial Narrow" w:eastAsia="Times New Roman" w:hAnsi="Arial Narrow" w:cs="Tahoma"/>
          <w:sz w:val="24"/>
          <w:szCs w:val="24"/>
        </w:rPr>
      </w:pPr>
      <w:proofErr w:type="gramStart"/>
      <w:r w:rsidRPr="00D83912">
        <w:rPr>
          <w:rFonts w:ascii="Arial Narrow" w:hAnsi="Arial Narrow" w:cs="Tahoma"/>
          <w:sz w:val="24"/>
          <w:szCs w:val="24"/>
          <w:u w:val="single"/>
        </w:rPr>
        <w:t>schooltypeanalysis.R</w:t>
      </w:r>
      <w:proofErr w:type="gramEnd"/>
      <w:r w:rsidRPr="00D83912">
        <w:rPr>
          <w:rFonts w:ascii="Arial Narrow" w:hAnsi="Arial Narrow" w:cs="Tahoma"/>
          <w:sz w:val="24"/>
          <w:szCs w:val="24"/>
        </w:rPr>
        <w:t xml:space="preserve"> - This file contains the functions used in our analysis of the question - did the type of </w:t>
      </w:r>
      <w:del w:id="3" w:author="Arens, Kristine" w:date="2017-11-05T09:43:00Z">
        <w:r w:rsidRPr="00D83912" w:rsidDel="0092014A">
          <w:rPr>
            <w:rFonts w:ascii="Arial Narrow" w:hAnsi="Arial Narrow" w:cs="Tahoma"/>
            <w:sz w:val="24"/>
            <w:szCs w:val="24"/>
          </w:rPr>
          <w:delText xml:space="preserve">university </w:delText>
        </w:r>
      </w:del>
      <w:ins w:id="4" w:author="Arens, Kristine" w:date="2017-11-05T09:43:00Z">
        <w:r w:rsidR="0092014A">
          <w:rPr>
            <w:rFonts w:ascii="Arial Narrow" w:hAnsi="Arial Narrow" w:cs="Tahoma"/>
            <w:sz w:val="24"/>
            <w:szCs w:val="24"/>
          </w:rPr>
          <w:t>institution</w:t>
        </w:r>
        <w:r w:rsidR="0092014A" w:rsidRPr="00D83912">
          <w:rPr>
            <w:rFonts w:ascii="Arial Narrow" w:hAnsi="Arial Narrow" w:cs="Tahoma"/>
            <w:sz w:val="24"/>
            <w:szCs w:val="24"/>
          </w:rPr>
          <w:t xml:space="preserve"> </w:t>
        </w:r>
      </w:ins>
      <w:r w:rsidRPr="00D83912">
        <w:rPr>
          <w:rFonts w:ascii="Arial Narrow" w:hAnsi="Arial Narrow" w:cs="Tahoma"/>
          <w:sz w:val="24"/>
          <w:szCs w:val="24"/>
        </w:rPr>
        <w:t xml:space="preserve">play a part in the default rates </w:t>
      </w:r>
      <w:del w:id="5" w:author="Arens, Kristine" w:date="2017-11-05T09:43:00Z">
        <w:r w:rsidRPr="00D83912" w:rsidDel="0092014A">
          <w:rPr>
            <w:rFonts w:ascii="Arial Narrow" w:hAnsi="Arial Narrow" w:cs="Tahoma"/>
            <w:sz w:val="24"/>
            <w:szCs w:val="24"/>
          </w:rPr>
          <w:delText xml:space="preserve">at institutions </w:delText>
        </w:r>
      </w:del>
      <w:r w:rsidRPr="00D83912">
        <w:rPr>
          <w:rFonts w:ascii="Arial Narrow" w:hAnsi="Arial Narrow" w:cs="Tahoma"/>
          <w:sz w:val="24"/>
          <w:szCs w:val="24"/>
        </w:rPr>
        <w:t>across America?</w:t>
      </w:r>
      <w:r w:rsidRPr="00D83912">
        <w:rPr>
          <w:rFonts w:ascii="Arial Narrow" w:eastAsia="Times New Roman" w:hAnsi="Arial Narrow" w:cs="Tahoma"/>
          <w:sz w:val="24"/>
          <w:szCs w:val="24"/>
        </w:rPr>
        <w:t xml:space="preserve"> </w:t>
      </w:r>
    </w:p>
    <w:p w14:paraId="630CD7B0" w14:textId="77777777" w:rsidR="009C2946" w:rsidRPr="00D83912" w:rsidRDefault="009C2946" w:rsidP="009C2946">
      <w:pPr>
        <w:spacing w:after="0" w:line="480" w:lineRule="auto"/>
        <w:ind w:firstLine="720"/>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Global challenges</w:t>
      </w:r>
    </w:p>
    <w:p w14:paraId="31FA3625" w14:textId="134DD28D" w:rsidR="00A142AD" w:rsidRDefault="009C2946" w:rsidP="00A142AD">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The group faced several challenges during the project, the first of which was locating data. Our initial plans to use our group members’ post-secondary employers’ data didn’t pan out</w:t>
      </w:r>
      <w:r w:rsidR="007A2248"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w:t>
      </w:r>
      <w:r w:rsidR="00A44AE4">
        <w:rPr>
          <w:rFonts w:ascii="Arial Narrow" w:eastAsia="Times New Roman" w:hAnsi="Arial Narrow" w:cs="Tahoma"/>
          <w:sz w:val="24"/>
          <w:szCs w:val="24"/>
        </w:rPr>
        <w:t xml:space="preserve">so </w:t>
      </w:r>
      <w:r w:rsidRPr="00D83912">
        <w:rPr>
          <w:rFonts w:ascii="Arial Narrow" w:eastAsia="Times New Roman" w:hAnsi="Arial Narrow" w:cs="Tahoma"/>
          <w:sz w:val="24"/>
          <w:szCs w:val="24"/>
        </w:rPr>
        <w:t xml:space="preserve">we took to the internet. The default loan data was located, and </w:t>
      </w:r>
      <w:r w:rsidR="00A44AE4">
        <w:rPr>
          <w:rFonts w:ascii="Arial Narrow" w:eastAsia="Times New Roman" w:hAnsi="Arial Narrow" w:cs="Tahoma"/>
          <w:sz w:val="24"/>
          <w:szCs w:val="24"/>
        </w:rPr>
        <w:t xml:space="preserve">the group was very interested in studying what variables impacted a school’s default percentage.  The data </w:t>
      </w:r>
      <w:r w:rsidRPr="00D83912">
        <w:rPr>
          <w:rFonts w:ascii="Arial Narrow" w:eastAsia="Times New Roman" w:hAnsi="Arial Narrow" w:cs="Tahoma"/>
          <w:sz w:val="24"/>
          <w:szCs w:val="24"/>
        </w:rPr>
        <w:t xml:space="preserve">didn’t appear to </w:t>
      </w:r>
      <w:r w:rsidR="00A44AE4">
        <w:rPr>
          <w:rFonts w:ascii="Arial Narrow" w:eastAsia="Times New Roman" w:hAnsi="Arial Narrow" w:cs="Tahoma"/>
          <w:sz w:val="24"/>
          <w:szCs w:val="24"/>
        </w:rPr>
        <w:t>need much cleaning, but it also</w:t>
      </w:r>
      <w:r w:rsidRPr="00D83912">
        <w:rPr>
          <w:rFonts w:ascii="Arial Narrow" w:eastAsia="Times New Roman" w:hAnsi="Arial Narrow" w:cs="Tahoma"/>
          <w:sz w:val="24"/>
          <w:szCs w:val="24"/>
        </w:rPr>
        <w:t xml:space="preserve"> didn’t include </w:t>
      </w:r>
      <w:r w:rsidR="007A2248" w:rsidRPr="00D83912">
        <w:rPr>
          <w:rFonts w:ascii="Arial Narrow" w:eastAsia="Times New Roman" w:hAnsi="Arial Narrow" w:cs="Tahoma"/>
          <w:sz w:val="24"/>
          <w:szCs w:val="24"/>
        </w:rPr>
        <w:t>many variables</w:t>
      </w:r>
      <w:r w:rsidR="00A44AE4">
        <w:rPr>
          <w:rFonts w:ascii="Arial Narrow" w:eastAsia="Times New Roman" w:hAnsi="Arial Narrow" w:cs="Tahoma"/>
          <w:sz w:val="24"/>
          <w:szCs w:val="24"/>
        </w:rPr>
        <w:t xml:space="preserve">.  It </w:t>
      </w:r>
      <w:r w:rsidRPr="00D83912">
        <w:rPr>
          <w:rFonts w:ascii="Arial Narrow" w:eastAsia="Times New Roman" w:hAnsi="Arial Narrow" w:cs="Tahoma"/>
          <w:sz w:val="24"/>
          <w:szCs w:val="24"/>
        </w:rPr>
        <w:t>did include the OPEID</w:t>
      </w:r>
      <w:r w:rsidR="00A44AE4">
        <w:rPr>
          <w:rFonts w:ascii="Arial Narrow" w:eastAsia="Times New Roman" w:hAnsi="Arial Narrow" w:cs="Tahoma"/>
          <w:sz w:val="24"/>
          <w:szCs w:val="24"/>
        </w:rPr>
        <w:t>, and fu</w:t>
      </w:r>
      <w:r w:rsidRPr="00D83912">
        <w:rPr>
          <w:rFonts w:ascii="Arial Narrow" w:eastAsia="Times New Roman" w:hAnsi="Arial Narrow" w:cs="Tahoma"/>
          <w:sz w:val="24"/>
          <w:szCs w:val="24"/>
        </w:rPr>
        <w:t>rther research ensued</w:t>
      </w:r>
      <w:r w:rsidR="00A44AE4">
        <w:rPr>
          <w:rFonts w:ascii="Arial Narrow" w:eastAsia="Times New Roman" w:hAnsi="Arial Narrow" w:cs="Tahoma"/>
          <w:sz w:val="24"/>
          <w:szCs w:val="24"/>
        </w:rPr>
        <w:t xml:space="preserve"> to see if additional information regarding </w:t>
      </w:r>
      <w:r w:rsidR="00A44AE4">
        <w:rPr>
          <w:rFonts w:ascii="Arial Narrow" w:eastAsia="Times New Roman" w:hAnsi="Arial Narrow" w:cs="Tahoma"/>
          <w:sz w:val="24"/>
          <w:szCs w:val="24"/>
        </w:rPr>
        <w:lastRenderedPageBreak/>
        <w:t>the institutions could be located. D</w:t>
      </w:r>
      <w:r w:rsidRPr="00D83912">
        <w:rPr>
          <w:rFonts w:ascii="Arial Narrow" w:eastAsia="Times New Roman" w:hAnsi="Arial Narrow" w:cs="Tahoma"/>
          <w:sz w:val="24"/>
          <w:szCs w:val="24"/>
        </w:rPr>
        <w:t xml:space="preserve">ata </w:t>
      </w:r>
      <w:r w:rsidR="000046BA">
        <w:rPr>
          <w:rFonts w:ascii="Arial Narrow" w:eastAsia="Times New Roman" w:hAnsi="Arial Narrow" w:cs="Tahoma"/>
          <w:sz w:val="24"/>
          <w:szCs w:val="24"/>
        </w:rPr>
        <w:t xml:space="preserve">regarding schools </w:t>
      </w:r>
      <w:r w:rsidRPr="00D83912">
        <w:rPr>
          <w:rFonts w:ascii="Arial Narrow" w:eastAsia="Times New Roman" w:hAnsi="Arial Narrow" w:cs="Tahoma"/>
          <w:sz w:val="24"/>
          <w:szCs w:val="24"/>
        </w:rPr>
        <w:t xml:space="preserve">was located on the IPEDS site </w:t>
      </w:r>
      <w:r w:rsidR="000046BA">
        <w:rPr>
          <w:rFonts w:ascii="Arial Narrow" w:eastAsia="Times New Roman" w:hAnsi="Arial Narrow" w:cs="Tahoma"/>
          <w:sz w:val="24"/>
          <w:szCs w:val="24"/>
        </w:rPr>
        <w:t>but</w:t>
      </w:r>
      <w:r w:rsidRPr="00D83912">
        <w:rPr>
          <w:rFonts w:ascii="Arial Narrow" w:eastAsia="Times New Roman" w:hAnsi="Arial Narrow" w:cs="Tahoma"/>
          <w:sz w:val="24"/>
          <w:szCs w:val="24"/>
        </w:rPr>
        <w:t xml:space="preserve"> was indexed by UNIT_ID.  </w:t>
      </w:r>
      <w:r w:rsidR="00A44AE4">
        <w:rPr>
          <w:rFonts w:ascii="Arial Narrow" w:eastAsia="Times New Roman" w:hAnsi="Arial Narrow" w:cs="Tahoma"/>
          <w:sz w:val="24"/>
          <w:szCs w:val="24"/>
        </w:rPr>
        <w:t>A</w:t>
      </w:r>
      <w:r w:rsidRPr="00D83912">
        <w:rPr>
          <w:rFonts w:ascii="Arial Narrow" w:eastAsia="Times New Roman" w:hAnsi="Arial Narrow" w:cs="Tahoma"/>
          <w:sz w:val="24"/>
          <w:szCs w:val="24"/>
        </w:rPr>
        <w:t xml:space="preserve"> table was found contain</w:t>
      </w:r>
      <w:r w:rsidR="000046BA">
        <w:rPr>
          <w:rFonts w:ascii="Arial Narrow" w:eastAsia="Times New Roman" w:hAnsi="Arial Narrow" w:cs="Tahoma"/>
          <w:sz w:val="24"/>
          <w:szCs w:val="24"/>
        </w:rPr>
        <w:t>ing</w:t>
      </w:r>
      <w:r w:rsidRPr="00D83912">
        <w:rPr>
          <w:rFonts w:ascii="Arial Narrow" w:eastAsia="Times New Roman" w:hAnsi="Arial Narrow" w:cs="Tahoma"/>
          <w:sz w:val="24"/>
          <w:szCs w:val="24"/>
        </w:rPr>
        <w:t xml:space="preserve"> both the OPEID and UNIT_ID so that the two data sources could be merged. Our next challenge came when we discovered that the OPEID was not set up the same way on the datasets.  </w:t>
      </w:r>
      <w:r w:rsidR="000046BA">
        <w:rPr>
          <w:rFonts w:ascii="Arial Narrow" w:eastAsia="Times New Roman" w:hAnsi="Arial Narrow" w:cs="Tahoma"/>
          <w:sz w:val="24"/>
          <w:szCs w:val="24"/>
        </w:rPr>
        <w:t>O</w:t>
      </w:r>
      <w:r w:rsidRPr="00D83912">
        <w:rPr>
          <w:rFonts w:ascii="Arial Narrow" w:eastAsia="Times New Roman" w:hAnsi="Arial Narrow" w:cs="Tahoma"/>
          <w:sz w:val="24"/>
          <w:szCs w:val="24"/>
        </w:rPr>
        <w:t xml:space="preserve">nce those were identified and transformed in R, the data could be merged. Communication and file sharing proved to be another challenge.  We initially set up a group on ICON with folders for documents, scripts, and datasets. We quickly found that </w:t>
      </w:r>
      <w:r w:rsidR="009D3258">
        <w:rPr>
          <w:rFonts w:ascii="Arial Narrow" w:eastAsia="Times New Roman" w:hAnsi="Arial Narrow" w:cs="Tahoma"/>
          <w:sz w:val="24"/>
          <w:szCs w:val="24"/>
        </w:rPr>
        <w:t>group members</w:t>
      </w:r>
      <w:r w:rsidRPr="00D83912">
        <w:rPr>
          <w:rFonts w:ascii="Arial Narrow" w:eastAsia="Times New Roman" w:hAnsi="Arial Narrow" w:cs="Tahoma"/>
          <w:sz w:val="24"/>
          <w:szCs w:val="24"/>
        </w:rPr>
        <w:t xml:space="preserve"> weren’t getting updated </w:t>
      </w:r>
      <w:proofErr w:type="gramStart"/>
      <w:r w:rsidRPr="00D83912">
        <w:rPr>
          <w:rFonts w:ascii="Arial Narrow" w:eastAsia="Times New Roman" w:hAnsi="Arial Narrow" w:cs="Tahoma"/>
          <w:sz w:val="24"/>
          <w:szCs w:val="24"/>
        </w:rPr>
        <w:t>when  comments</w:t>
      </w:r>
      <w:proofErr w:type="gramEnd"/>
      <w:r w:rsidRPr="00D83912">
        <w:rPr>
          <w:rFonts w:ascii="Arial Narrow" w:eastAsia="Times New Roman" w:hAnsi="Arial Narrow" w:cs="Tahoma"/>
          <w:sz w:val="24"/>
          <w:szCs w:val="24"/>
        </w:rPr>
        <w:t xml:space="preserve"> were added to a discussion item, and it was difficult to manage script versions.  We changed our communication to group email and began using GitHub to share files which solved this obstacle.</w:t>
      </w:r>
    </w:p>
    <w:p w14:paraId="49939445" w14:textId="4762BD05" w:rsidR="00DB4735" w:rsidRPr="00D83912" w:rsidRDefault="00DB4735" w:rsidP="00A142AD">
      <w:pPr>
        <w:spacing w:after="0" w:line="480" w:lineRule="auto"/>
        <w:jc w:val="center"/>
        <w:rPr>
          <w:rFonts w:ascii="Arial Narrow" w:eastAsia="Times New Roman" w:hAnsi="Arial Narrow" w:cs="Tahoma"/>
          <w:sz w:val="24"/>
          <w:szCs w:val="24"/>
          <w:u w:val="single"/>
        </w:rPr>
      </w:pPr>
      <w:r w:rsidRPr="00D83912">
        <w:rPr>
          <w:rFonts w:ascii="Arial Narrow" w:eastAsia="Times New Roman" w:hAnsi="Arial Narrow" w:cs="Tahoma"/>
          <w:sz w:val="24"/>
          <w:szCs w:val="24"/>
          <w:u w:val="single"/>
        </w:rPr>
        <w:t>The Analysis</w:t>
      </w:r>
    </w:p>
    <w:p w14:paraId="030E599C" w14:textId="11EBFD9B" w:rsidR="00DB4735" w:rsidRPr="00D83912" w:rsidRDefault="00DB4735" w:rsidP="007D4867">
      <w:pPr>
        <w:spacing w:line="480" w:lineRule="auto"/>
        <w:rPr>
          <w:rFonts w:ascii="Arial Narrow" w:hAnsi="Arial Narrow" w:cs="Tahoma"/>
          <w:sz w:val="24"/>
          <w:szCs w:val="24"/>
          <w:u w:val="single"/>
        </w:rPr>
        <w:pPrChange w:id="6" w:author="Arens, Kristine" w:date="2017-11-05T09:48:00Z">
          <w:pPr>
            <w:spacing w:after="0" w:line="480" w:lineRule="auto"/>
          </w:pPr>
        </w:pPrChange>
      </w:pPr>
      <w:r w:rsidRPr="00D83912">
        <w:rPr>
          <w:rFonts w:ascii="Arial Narrow" w:hAnsi="Arial Narrow" w:cs="Tahoma"/>
          <w:sz w:val="24"/>
          <w:szCs w:val="24"/>
          <w:u w:val="single"/>
        </w:rPr>
        <w:t>Analysis 1</w:t>
      </w:r>
      <w:r w:rsidRPr="007D4867">
        <w:rPr>
          <w:rFonts w:ascii="Arial Narrow" w:hAnsi="Arial Narrow" w:cs="Tahoma"/>
          <w:sz w:val="24"/>
          <w:szCs w:val="24"/>
          <w:u w:val="single"/>
          <w:rPrChange w:id="7" w:author="Arens, Kristine" w:date="2017-11-05T09:48:00Z">
            <w:rPr>
              <w:rFonts w:ascii="Arial Narrow" w:hAnsi="Arial Narrow" w:cs="Tahoma"/>
              <w:sz w:val="24"/>
              <w:szCs w:val="24"/>
            </w:rPr>
          </w:rPrChange>
        </w:rPr>
        <w:t xml:space="preserve">: </w:t>
      </w:r>
      <w:r w:rsidR="00803746" w:rsidRPr="007D4867">
        <w:rPr>
          <w:rFonts w:ascii="Arial Narrow" w:hAnsi="Arial Narrow" w:cs="Tahoma"/>
          <w:sz w:val="24"/>
          <w:szCs w:val="24"/>
          <w:u w:val="single"/>
          <w:rPrChange w:id="8" w:author="Arens, Kristine" w:date="2017-11-05T09:48:00Z">
            <w:rPr>
              <w:rFonts w:ascii="Arial Narrow" w:eastAsia="Times New Roman" w:hAnsi="Arial Narrow" w:cs="Tahoma"/>
              <w:sz w:val="24"/>
              <w:szCs w:val="24"/>
            </w:rPr>
          </w:rPrChange>
        </w:rPr>
        <w:t>What effect do tuition cost and program length have on an institution’s default rate?</w:t>
      </w:r>
    </w:p>
    <w:p w14:paraId="5AE68E2C" w14:textId="6266FF5A" w:rsidR="003435B9" w:rsidRPr="00D83912" w:rsidRDefault="00CB56D3" w:rsidP="000046BA">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A summary table</w:t>
      </w:r>
      <w:r w:rsidR="00C0793A"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 xml:space="preserve">was generated </w:t>
      </w:r>
      <w:r w:rsidR="00D257A0" w:rsidRPr="00D83912">
        <w:rPr>
          <w:rFonts w:ascii="Arial Narrow" w:eastAsia="Times New Roman" w:hAnsi="Arial Narrow" w:cs="Tahoma"/>
          <w:sz w:val="24"/>
          <w:szCs w:val="24"/>
        </w:rPr>
        <w:t>to compare</w:t>
      </w:r>
      <w:r w:rsidR="00C0793A" w:rsidRPr="00D83912">
        <w:rPr>
          <w:rFonts w:ascii="Arial Narrow" w:eastAsia="Times New Roman" w:hAnsi="Arial Narrow" w:cs="Tahoma"/>
          <w:sz w:val="24"/>
          <w:szCs w:val="24"/>
        </w:rPr>
        <w:t xml:space="preserve"> the cost of tuition against the length of program </w:t>
      </w:r>
      <w:r w:rsidR="002E74EE" w:rsidRPr="00D83912">
        <w:rPr>
          <w:rFonts w:ascii="Arial Narrow" w:eastAsia="Times New Roman" w:hAnsi="Arial Narrow" w:cs="Tahoma"/>
          <w:sz w:val="24"/>
          <w:szCs w:val="24"/>
        </w:rPr>
        <w:t>using</w:t>
      </w:r>
      <w:r w:rsidR="00C0793A" w:rsidRPr="00D83912">
        <w:rPr>
          <w:rFonts w:ascii="Arial Narrow" w:eastAsia="Times New Roman" w:hAnsi="Arial Narrow" w:cs="Tahoma"/>
          <w:sz w:val="24"/>
          <w:szCs w:val="24"/>
        </w:rPr>
        <w:t xml:space="preserve"> the mean default</w:t>
      </w:r>
      <w:r w:rsidR="00D257A0" w:rsidRPr="00D83912">
        <w:rPr>
          <w:rFonts w:ascii="Arial Narrow" w:eastAsia="Times New Roman" w:hAnsi="Arial Narrow" w:cs="Tahoma"/>
          <w:sz w:val="24"/>
          <w:szCs w:val="24"/>
        </w:rPr>
        <w:t xml:space="preserve"> rate as </w:t>
      </w:r>
      <w:r w:rsidRPr="00D83912">
        <w:rPr>
          <w:rFonts w:ascii="Arial Narrow" w:eastAsia="Times New Roman" w:hAnsi="Arial Narrow" w:cs="Tahoma"/>
          <w:sz w:val="24"/>
          <w:szCs w:val="24"/>
        </w:rPr>
        <w:t>the</w:t>
      </w:r>
      <w:r w:rsidR="00D257A0" w:rsidRPr="00D83912">
        <w:rPr>
          <w:rFonts w:ascii="Arial Narrow" w:eastAsia="Times New Roman" w:hAnsi="Arial Narrow" w:cs="Tahoma"/>
          <w:sz w:val="24"/>
          <w:szCs w:val="24"/>
        </w:rPr>
        <w:t xml:space="preserve"> measurement</w:t>
      </w:r>
      <w:r w:rsidR="00AB442A" w:rsidRPr="00D83912">
        <w:rPr>
          <w:rFonts w:ascii="Arial Narrow" w:eastAsia="Times New Roman" w:hAnsi="Arial Narrow" w:cs="Tahoma"/>
          <w:sz w:val="24"/>
          <w:szCs w:val="24"/>
        </w:rPr>
        <w:t xml:space="preserve"> </w:t>
      </w:r>
      <w:r w:rsidR="009D3258">
        <w:rPr>
          <w:rFonts w:ascii="Arial Narrow" w:eastAsia="Times New Roman" w:hAnsi="Arial Narrow" w:cs="Tahoma"/>
          <w:sz w:val="24"/>
          <w:szCs w:val="24"/>
        </w:rPr>
        <w:t>(Table 1).</w:t>
      </w:r>
      <w:r w:rsidR="00C0793A" w:rsidRPr="00D83912">
        <w:rPr>
          <w:rFonts w:ascii="Arial Narrow" w:eastAsia="Times New Roman" w:hAnsi="Arial Narrow" w:cs="Tahoma"/>
          <w:sz w:val="24"/>
          <w:szCs w:val="24"/>
        </w:rPr>
        <w:t xml:space="preserve">  </w:t>
      </w:r>
      <w:r w:rsidR="00033A61" w:rsidRPr="00D83912">
        <w:rPr>
          <w:rFonts w:ascii="Arial Narrow" w:eastAsia="Times New Roman" w:hAnsi="Arial Narrow" w:cs="Tahoma"/>
          <w:sz w:val="24"/>
          <w:szCs w:val="24"/>
        </w:rPr>
        <w:t>It</w:t>
      </w:r>
      <w:r w:rsidR="00225DDD" w:rsidRPr="00D83912">
        <w:rPr>
          <w:rFonts w:ascii="Arial Narrow" w:eastAsia="Times New Roman" w:hAnsi="Arial Narrow" w:cs="Tahoma"/>
          <w:sz w:val="24"/>
          <w:szCs w:val="24"/>
        </w:rPr>
        <w:t xml:space="preserve"> illustrates that</w:t>
      </w:r>
      <w:r w:rsidR="00C0793A" w:rsidRPr="00D83912">
        <w:rPr>
          <w:rFonts w:ascii="Arial Narrow" w:eastAsia="Times New Roman" w:hAnsi="Arial Narrow" w:cs="Tahoma"/>
          <w:sz w:val="24"/>
          <w:szCs w:val="24"/>
        </w:rPr>
        <w:t xml:space="preserve"> shorter programs tend to have higher default rates.</w:t>
      </w:r>
      <w:r w:rsidR="002E74EE" w:rsidRPr="00D83912">
        <w:rPr>
          <w:rFonts w:ascii="Arial Narrow" w:eastAsia="Times New Roman" w:hAnsi="Arial Narrow" w:cs="Tahoma"/>
          <w:sz w:val="24"/>
          <w:szCs w:val="24"/>
        </w:rPr>
        <w:t xml:space="preserve">  A</w:t>
      </w:r>
      <w:r w:rsidR="00E022CF" w:rsidRPr="00D83912">
        <w:rPr>
          <w:rFonts w:ascii="Arial Narrow" w:eastAsia="Times New Roman" w:hAnsi="Arial Narrow" w:cs="Tahoma"/>
          <w:sz w:val="24"/>
          <w:szCs w:val="24"/>
        </w:rPr>
        <w:t xml:space="preserve"> rank-order function was applied to determine which program lengths had the highest default rates</w:t>
      </w:r>
      <w:r w:rsidR="009D3258">
        <w:rPr>
          <w:rFonts w:ascii="Arial Narrow" w:eastAsia="Times New Roman" w:hAnsi="Arial Narrow" w:cs="Tahoma"/>
          <w:sz w:val="24"/>
          <w:szCs w:val="24"/>
        </w:rPr>
        <w:t xml:space="preserve"> (Table 2)</w:t>
      </w:r>
      <w:r w:rsidR="00E022CF" w:rsidRPr="00D83912">
        <w:rPr>
          <w:rFonts w:ascii="Arial Narrow" w:eastAsia="Times New Roman" w:hAnsi="Arial Narrow" w:cs="Tahoma"/>
          <w:sz w:val="24"/>
          <w:szCs w:val="24"/>
        </w:rPr>
        <w:t xml:space="preserve">. </w:t>
      </w:r>
      <w:r w:rsidR="008925F9" w:rsidRPr="00D83912">
        <w:rPr>
          <w:rFonts w:ascii="Arial Narrow" w:eastAsia="Times New Roman" w:hAnsi="Arial Narrow" w:cs="Tahoma"/>
          <w:sz w:val="24"/>
          <w:szCs w:val="24"/>
        </w:rPr>
        <w:t>Non-Degree</w:t>
      </w:r>
      <w:r w:rsidR="00700E81" w:rsidRPr="00D83912">
        <w:rPr>
          <w:rFonts w:ascii="Arial Narrow" w:eastAsia="Times New Roman" w:hAnsi="Arial Narrow" w:cs="Tahoma"/>
          <w:sz w:val="24"/>
          <w:szCs w:val="24"/>
        </w:rPr>
        <w:t xml:space="preserve"> </w:t>
      </w:r>
      <w:r w:rsidR="00A046CD" w:rsidRPr="00D83912">
        <w:rPr>
          <w:rFonts w:ascii="Arial Narrow" w:eastAsia="Times New Roman" w:hAnsi="Arial Narrow" w:cs="Tahoma"/>
          <w:sz w:val="24"/>
          <w:szCs w:val="24"/>
        </w:rPr>
        <w:t>(1 yr</w:t>
      </w:r>
      <w:r w:rsidR="001A1E3B" w:rsidRPr="00D83912">
        <w:rPr>
          <w:rFonts w:ascii="Arial Narrow" w:eastAsia="Times New Roman" w:hAnsi="Arial Narrow" w:cs="Tahoma"/>
          <w:sz w:val="24"/>
          <w:szCs w:val="24"/>
        </w:rPr>
        <w:t>.</w:t>
      </w:r>
      <w:r w:rsidR="00225DDD" w:rsidRPr="00D83912">
        <w:rPr>
          <w:rFonts w:ascii="Arial Narrow" w:eastAsia="Times New Roman" w:hAnsi="Arial Narrow" w:cs="Tahoma"/>
          <w:sz w:val="24"/>
          <w:szCs w:val="24"/>
        </w:rPr>
        <w:t>)</w:t>
      </w:r>
      <w:r w:rsidR="008925F9" w:rsidRPr="00D83912">
        <w:rPr>
          <w:rFonts w:ascii="Arial Narrow" w:eastAsia="Times New Roman" w:hAnsi="Arial Narrow" w:cs="Tahoma"/>
          <w:sz w:val="24"/>
          <w:szCs w:val="24"/>
        </w:rPr>
        <w:t>, and A</w:t>
      </w:r>
      <w:r w:rsidR="00E022CF" w:rsidRPr="00D83912">
        <w:rPr>
          <w:rFonts w:ascii="Arial Narrow" w:eastAsia="Times New Roman" w:hAnsi="Arial Narrow" w:cs="Tahoma"/>
          <w:sz w:val="24"/>
          <w:szCs w:val="24"/>
        </w:rPr>
        <w:t>ssociate’</w:t>
      </w:r>
      <w:r w:rsidR="008925F9" w:rsidRPr="00D83912">
        <w:rPr>
          <w:rFonts w:ascii="Arial Narrow" w:eastAsia="Times New Roman" w:hAnsi="Arial Narrow" w:cs="Tahoma"/>
          <w:sz w:val="24"/>
          <w:szCs w:val="24"/>
        </w:rPr>
        <w:t xml:space="preserve">s </w:t>
      </w:r>
      <w:r w:rsidR="003435B9" w:rsidRPr="00D83912">
        <w:rPr>
          <w:rFonts w:ascii="Arial Narrow" w:eastAsia="Times New Roman" w:hAnsi="Arial Narrow" w:cs="Tahoma"/>
          <w:sz w:val="24"/>
          <w:szCs w:val="24"/>
        </w:rPr>
        <w:t>D</w:t>
      </w:r>
      <w:r w:rsidR="00E022CF" w:rsidRPr="00D83912">
        <w:rPr>
          <w:rFonts w:ascii="Arial Narrow" w:eastAsia="Times New Roman" w:hAnsi="Arial Narrow" w:cs="Tahoma"/>
          <w:sz w:val="24"/>
          <w:szCs w:val="24"/>
        </w:rPr>
        <w:t>egree</w:t>
      </w:r>
      <w:r w:rsidR="008925F9" w:rsidRPr="00D83912">
        <w:rPr>
          <w:rFonts w:ascii="Arial Narrow" w:eastAsia="Times New Roman" w:hAnsi="Arial Narrow" w:cs="Tahoma"/>
          <w:sz w:val="24"/>
          <w:szCs w:val="24"/>
        </w:rPr>
        <w:t>’</w:t>
      </w:r>
      <w:r w:rsidR="00E022CF" w:rsidRPr="00D83912">
        <w:rPr>
          <w:rFonts w:ascii="Arial Narrow" w:eastAsia="Times New Roman" w:hAnsi="Arial Narrow" w:cs="Tahoma"/>
          <w:sz w:val="24"/>
          <w:szCs w:val="24"/>
        </w:rPr>
        <w:t>s</w:t>
      </w:r>
      <w:r w:rsidR="00F13012" w:rsidRPr="00D83912">
        <w:rPr>
          <w:rFonts w:ascii="Arial Narrow" w:eastAsia="Times New Roman" w:hAnsi="Arial Narrow" w:cs="Tahoma"/>
          <w:sz w:val="24"/>
          <w:szCs w:val="24"/>
        </w:rPr>
        <w:t xml:space="preserve"> had the highest default rates</w:t>
      </w:r>
      <w:r w:rsidR="007A2248" w:rsidRPr="00D83912">
        <w:rPr>
          <w:rFonts w:ascii="Arial Narrow" w:eastAsia="Times New Roman" w:hAnsi="Arial Narrow" w:cs="Tahoma"/>
          <w:sz w:val="24"/>
          <w:szCs w:val="24"/>
        </w:rPr>
        <w:t>, where</w:t>
      </w:r>
      <w:r w:rsidR="00F13012" w:rsidRPr="00D83912">
        <w:rPr>
          <w:rFonts w:ascii="Arial Narrow" w:eastAsia="Times New Roman" w:hAnsi="Arial Narrow" w:cs="Tahoma"/>
          <w:sz w:val="24"/>
          <w:szCs w:val="24"/>
        </w:rPr>
        <w:t xml:space="preserve"> </w:t>
      </w:r>
      <w:r w:rsidR="00A046CD" w:rsidRPr="00D83912">
        <w:rPr>
          <w:rFonts w:ascii="Arial Narrow" w:eastAsia="Times New Roman" w:hAnsi="Arial Narrow" w:cs="Tahoma"/>
          <w:sz w:val="24"/>
          <w:szCs w:val="24"/>
        </w:rPr>
        <w:t>Master’s D</w:t>
      </w:r>
      <w:r w:rsidR="00F13012" w:rsidRPr="00D83912">
        <w:rPr>
          <w:rFonts w:ascii="Arial Narrow" w:eastAsia="Times New Roman" w:hAnsi="Arial Narrow" w:cs="Tahoma"/>
          <w:sz w:val="24"/>
          <w:szCs w:val="24"/>
        </w:rPr>
        <w:t xml:space="preserve">egrees and </w:t>
      </w:r>
      <w:r w:rsidR="00A046CD" w:rsidRPr="00D83912">
        <w:rPr>
          <w:rFonts w:ascii="Arial Narrow" w:eastAsia="Times New Roman" w:hAnsi="Arial Narrow" w:cs="Tahoma"/>
          <w:sz w:val="24"/>
          <w:szCs w:val="24"/>
        </w:rPr>
        <w:t>Non-Degree (3+</w:t>
      </w:r>
      <w:r w:rsidR="003435B9" w:rsidRPr="00D83912">
        <w:rPr>
          <w:rFonts w:ascii="Arial Narrow" w:eastAsia="Times New Roman" w:hAnsi="Arial Narrow" w:cs="Tahoma"/>
          <w:sz w:val="24"/>
          <w:szCs w:val="24"/>
        </w:rPr>
        <w:t xml:space="preserve">yr.)  </w:t>
      </w:r>
      <w:r w:rsidR="00F13012" w:rsidRPr="00D83912">
        <w:rPr>
          <w:rFonts w:ascii="Arial Narrow" w:eastAsia="Times New Roman" w:hAnsi="Arial Narrow" w:cs="Tahoma"/>
          <w:sz w:val="24"/>
          <w:szCs w:val="24"/>
        </w:rPr>
        <w:t xml:space="preserve">were among the lowest </w:t>
      </w:r>
      <w:r w:rsidR="001A1E3B" w:rsidRPr="00D83912">
        <w:rPr>
          <w:rFonts w:ascii="Arial Narrow" w:eastAsia="Times New Roman" w:hAnsi="Arial Narrow" w:cs="Tahoma"/>
          <w:sz w:val="24"/>
          <w:szCs w:val="24"/>
        </w:rPr>
        <w:t>d</w:t>
      </w:r>
      <w:r w:rsidR="00F13012" w:rsidRPr="00D83912">
        <w:rPr>
          <w:rFonts w:ascii="Arial Narrow" w:eastAsia="Times New Roman" w:hAnsi="Arial Narrow" w:cs="Tahoma"/>
          <w:sz w:val="24"/>
          <w:szCs w:val="24"/>
        </w:rPr>
        <w:t xml:space="preserve">efault rates.  The table </w:t>
      </w:r>
      <w:r w:rsidR="00352EAD" w:rsidRPr="00D83912">
        <w:rPr>
          <w:rFonts w:ascii="Arial Narrow" w:eastAsia="Times New Roman" w:hAnsi="Arial Narrow" w:cs="Tahoma"/>
          <w:sz w:val="24"/>
          <w:szCs w:val="24"/>
        </w:rPr>
        <w:t>can be interpreted in ascending order – the lower the number, the lower the default rate rank.</w:t>
      </w:r>
    </w:p>
    <w:p w14:paraId="7009A4EE" w14:textId="574E7BEC" w:rsidR="009D3258" w:rsidRPr="00D83912" w:rsidRDefault="009D3258" w:rsidP="009D3258">
      <w:pPr>
        <w:spacing w:line="480" w:lineRule="auto"/>
        <w:rPr>
          <w:rFonts w:ascii="Arial Narrow" w:eastAsia="Times New Roman" w:hAnsi="Arial Narrow" w:cs="Tahoma"/>
          <w:sz w:val="24"/>
          <w:szCs w:val="24"/>
        </w:rPr>
        <w:sectPr w:rsidR="009D3258" w:rsidRPr="00D83912">
          <w:pgSz w:w="12240" w:h="15840"/>
          <w:pgMar w:top="1440" w:right="1440" w:bottom="1440" w:left="1440" w:header="720" w:footer="720" w:gutter="0"/>
          <w:cols w:space="720"/>
          <w:docGrid w:linePitch="360"/>
        </w:sectPr>
      </w:pPr>
    </w:p>
    <w:p w14:paraId="2425D2F6" w14:textId="72FC53E9" w:rsidR="006D4883" w:rsidRPr="00D83912" w:rsidRDefault="000046BA" w:rsidP="006D4883">
      <w:pPr>
        <w:spacing w:after="0" w:line="480" w:lineRule="auto"/>
        <w:rPr>
          <w:rFonts w:ascii="Arial Narrow" w:hAnsi="Arial Narrow" w:cs="Tahoma"/>
          <w:noProof/>
          <w:sz w:val="24"/>
          <w:szCs w:val="24"/>
        </w:rPr>
      </w:pPr>
      <w:r w:rsidRPr="00D83912">
        <w:rPr>
          <w:rFonts w:ascii="Arial Narrow" w:eastAsia="Times New Roman" w:hAnsi="Arial Narrow" w:cs="Tahoma"/>
          <w:noProof/>
          <w:sz w:val="24"/>
          <w:szCs w:val="24"/>
        </w:rPr>
        <w:drawing>
          <wp:anchor distT="0" distB="0" distL="114300" distR="114300" simplePos="0" relativeHeight="251659264" behindDoc="0" locked="0" layoutInCell="1" allowOverlap="1" wp14:anchorId="15796DA6" wp14:editId="7BB445BD">
            <wp:simplePos x="0" y="0"/>
            <wp:positionH relativeFrom="margin">
              <wp:posOffset>3238500</wp:posOffset>
            </wp:positionH>
            <wp:positionV relativeFrom="paragraph">
              <wp:posOffset>236220</wp:posOffset>
            </wp:positionV>
            <wp:extent cx="3131820" cy="1499235"/>
            <wp:effectExtent l="0" t="0" r="0" b="5715"/>
            <wp:wrapThrough wrapText="bothSides">
              <wp:wrapPolygon edited="0">
                <wp:start x="0" y="0"/>
                <wp:lineTo x="0" y="21408"/>
                <wp:lineTo x="21416" y="21408"/>
                <wp:lineTo x="21416" y="0"/>
                <wp:lineTo x="0" y="0"/>
              </wp:wrapPolygon>
            </wp:wrapThrough>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31820" cy="1499235"/>
                    </a:xfrm>
                    <a:prstGeom prst="rect">
                      <a:avLst/>
                    </a:prstGeom>
                  </pic:spPr>
                </pic:pic>
              </a:graphicData>
            </a:graphic>
            <wp14:sizeRelH relativeFrom="margin">
              <wp14:pctWidth>0</wp14:pctWidth>
            </wp14:sizeRelH>
            <wp14:sizeRelV relativeFrom="margin">
              <wp14:pctHeight>0</wp14:pctHeight>
            </wp14:sizeRelV>
          </wp:anchor>
        </w:drawing>
      </w:r>
      <w:r w:rsidRPr="00D83912">
        <w:rPr>
          <w:rFonts w:ascii="Arial Narrow" w:eastAsia="Times New Roman" w:hAnsi="Arial Narrow" w:cs="Tahoma"/>
          <w:noProof/>
          <w:sz w:val="24"/>
          <w:szCs w:val="24"/>
        </w:rPr>
        <w:drawing>
          <wp:anchor distT="0" distB="0" distL="114300" distR="114300" simplePos="0" relativeHeight="251658240" behindDoc="1" locked="0" layoutInCell="1" allowOverlap="1" wp14:anchorId="0BD4ED89" wp14:editId="119D33D7">
            <wp:simplePos x="0" y="0"/>
            <wp:positionH relativeFrom="margin">
              <wp:posOffset>-361950</wp:posOffset>
            </wp:positionH>
            <wp:positionV relativeFrom="paragraph">
              <wp:posOffset>264795</wp:posOffset>
            </wp:positionV>
            <wp:extent cx="3420745" cy="1470660"/>
            <wp:effectExtent l="0" t="0" r="8255" b="0"/>
            <wp:wrapThrough wrapText="bothSides">
              <wp:wrapPolygon edited="0">
                <wp:start x="0" y="0"/>
                <wp:lineTo x="0" y="21264"/>
                <wp:lineTo x="21532" y="21264"/>
                <wp:lineTo x="2153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01 at 8.11.2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0745" cy="1470660"/>
                    </a:xfrm>
                    <a:prstGeom prst="rect">
                      <a:avLst/>
                    </a:prstGeom>
                  </pic:spPr>
                </pic:pic>
              </a:graphicData>
            </a:graphic>
            <wp14:sizeRelH relativeFrom="margin">
              <wp14:pctWidth>0</wp14:pctWidth>
            </wp14:sizeRelH>
            <wp14:sizeRelV relativeFrom="margin">
              <wp14:pctHeight>0</wp14:pctHeight>
            </wp14:sizeRelV>
          </wp:anchor>
        </w:drawing>
      </w:r>
      <w:r w:rsidR="006D4883" w:rsidRPr="00D83912">
        <w:rPr>
          <w:rFonts w:ascii="Arial Narrow" w:hAnsi="Arial Narrow" w:cs="Tahoma"/>
          <w:noProof/>
          <w:sz w:val="24"/>
          <w:szCs w:val="24"/>
        </w:rPr>
        <w:t xml:space="preserve"> </w:t>
      </w:r>
      <w:r w:rsidR="009D3258">
        <w:rPr>
          <w:rFonts w:ascii="Arial Narrow" w:hAnsi="Arial Narrow" w:cs="Tahoma"/>
          <w:noProof/>
          <w:sz w:val="24"/>
          <w:szCs w:val="24"/>
        </w:rPr>
        <w:t>Table 1:</w:t>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r>
      <w:r w:rsidR="009D3258">
        <w:rPr>
          <w:rFonts w:ascii="Arial Narrow" w:hAnsi="Arial Narrow" w:cs="Tahoma"/>
          <w:noProof/>
          <w:sz w:val="24"/>
          <w:szCs w:val="24"/>
        </w:rPr>
        <w:tab/>
        <w:t xml:space="preserve">   Table 2:</w:t>
      </w:r>
    </w:p>
    <w:p w14:paraId="392A90A3" w14:textId="565DBC3E" w:rsidR="00C102E1" w:rsidRPr="00D83912" w:rsidRDefault="006D4883" w:rsidP="006D4883">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lastRenderedPageBreak/>
        <w:t xml:space="preserve"> </w:t>
      </w:r>
      <w:r w:rsidR="002E74EE" w:rsidRPr="00D83912">
        <w:rPr>
          <w:rFonts w:ascii="Arial Narrow" w:eastAsia="Times New Roman" w:hAnsi="Arial Narrow" w:cs="Tahoma"/>
          <w:sz w:val="24"/>
          <w:szCs w:val="24"/>
        </w:rPr>
        <w:t>A</w:t>
      </w:r>
      <w:r w:rsidR="00955D03" w:rsidRPr="00D83912">
        <w:rPr>
          <w:rFonts w:ascii="Arial Narrow" w:eastAsia="Times New Roman" w:hAnsi="Arial Narrow" w:cs="Tahoma"/>
          <w:sz w:val="24"/>
          <w:szCs w:val="24"/>
        </w:rPr>
        <w:t xml:space="preserve"> </w:t>
      </w:r>
      <w:r w:rsidR="004027A0" w:rsidRPr="00D83912">
        <w:rPr>
          <w:rFonts w:ascii="Arial Narrow" w:eastAsia="Times New Roman" w:hAnsi="Arial Narrow" w:cs="Tahoma"/>
          <w:sz w:val="24"/>
          <w:szCs w:val="24"/>
        </w:rPr>
        <w:t>heat map</w:t>
      </w:r>
      <w:r w:rsidR="00955D03" w:rsidRPr="00D83912">
        <w:rPr>
          <w:rFonts w:ascii="Arial Narrow" w:eastAsia="Times New Roman" w:hAnsi="Arial Narrow" w:cs="Tahoma"/>
          <w:sz w:val="24"/>
          <w:szCs w:val="24"/>
        </w:rPr>
        <w:t xml:space="preserve"> </w:t>
      </w:r>
      <w:r w:rsidR="002E74EE" w:rsidRPr="00D83912">
        <w:rPr>
          <w:rFonts w:ascii="Arial Narrow" w:eastAsia="Times New Roman" w:hAnsi="Arial Narrow" w:cs="Tahoma"/>
          <w:sz w:val="24"/>
          <w:szCs w:val="24"/>
        </w:rPr>
        <w:t xml:space="preserve">was generated </w:t>
      </w:r>
      <w:r w:rsidR="009E1CB7" w:rsidRPr="00D83912">
        <w:rPr>
          <w:rFonts w:ascii="Arial Narrow" w:eastAsia="Times New Roman" w:hAnsi="Arial Narrow" w:cs="Tahoma"/>
          <w:sz w:val="24"/>
          <w:szCs w:val="24"/>
        </w:rPr>
        <w:t>to determine the strength of the relationship between</w:t>
      </w:r>
      <w:r w:rsidR="00E326DE" w:rsidRPr="00D83912">
        <w:rPr>
          <w:rFonts w:ascii="Arial Narrow" w:eastAsia="Times New Roman" w:hAnsi="Arial Narrow" w:cs="Tahoma"/>
          <w:sz w:val="24"/>
          <w:szCs w:val="24"/>
        </w:rPr>
        <w:t xml:space="preserve"> </w:t>
      </w:r>
      <w:r w:rsidR="00955D03" w:rsidRPr="00D83912">
        <w:rPr>
          <w:rFonts w:ascii="Arial Narrow" w:eastAsia="Times New Roman" w:hAnsi="Arial Narrow" w:cs="Tahoma"/>
          <w:sz w:val="24"/>
          <w:szCs w:val="24"/>
        </w:rPr>
        <w:t xml:space="preserve">the </w:t>
      </w:r>
      <w:r w:rsidR="009E1CB7" w:rsidRPr="00D83912">
        <w:rPr>
          <w:rFonts w:ascii="Arial Narrow" w:eastAsia="Times New Roman" w:hAnsi="Arial Narrow" w:cs="Tahoma"/>
          <w:sz w:val="24"/>
          <w:szCs w:val="24"/>
        </w:rPr>
        <w:t xml:space="preserve">cost of tuition </w:t>
      </w:r>
      <w:r w:rsidR="00955D03" w:rsidRPr="00D83912">
        <w:rPr>
          <w:rFonts w:ascii="Arial Narrow" w:eastAsia="Times New Roman" w:hAnsi="Arial Narrow" w:cs="Tahoma"/>
          <w:sz w:val="24"/>
          <w:szCs w:val="24"/>
        </w:rPr>
        <w:t>and the amount of the average default</w:t>
      </w:r>
      <w:r w:rsidR="009E1CB7" w:rsidRPr="00D83912">
        <w:rPr>
          <w:rFonts w:ascii="Arial Narrow" w:eastAsia="Times New Roman" w:hAnsi="Arial Narrow" w:cs="Tahoma"/>
          <w:sz w:val="24"/>
          <w:szCs w:val="24"/>
        </w:rPr>
        <w:t>.</w:t>
      </w:r>
      <w:r w:rsidR="00955D03" w:rsidRPr="00D83912">
        <w:rPr>
          <w:rFonts w:ascii="Arial Narrow" w:eastAsia="Times New Roman" w:hAnsi="Arial Narrow" w:cs="Tahoma"/>
          <w:sz w:val="24"/>
          <w:szCs w:val="24"/>
        </w:rPr>
        <w:t xml:space="preserve">  The results were staggering </w:t>
      </w:r>
      <w:r w:rsidR="00795C02" w:rsidRPr="00D83912">
        <w:rPr>
          <w:rFonts w:ascii="Arial Narrow" w:eastAsia="Times New Roman" w:hAnsi="Arial Narrow" w:cs="Tahoma"/>
          <w:sz w:val="24"/>
          <w:szCs w:val="24"/>
        </w:rPr>
        <w:t>showing</w:t>
      </w:r>
      <w:r w:rsidR="00F13012" w:rsidRPr="00D83912">
        <w:rPr>
          <w:rFonts w:ascii="Arial Narrow" w:eastAsia="Times New Roman" w:hAnsi="Arial Narrow" w:cs="Tahoma"/>
          <w:sz w:val="24"/>
          <w:szCs w:val="24"/>
        </w:rPr>
        <w:t xml:space="preserve"> a strong inverse </w:t>
      </w:r>
      <w:r w:rsidR="00A046CD" w:rsidRPr="00D83912">
        <w:rPr>
          <w:rFonts w:ascii="Arial Narrow" w:eastAsia="Times New Roman" w:hAnsi="Arial Narrow" w:cs="Tahoma"/>
          <w:sz w:val="24"/>
          <w:szCs w:val="24"/>
        </w:rPr>
        <w:t>correlation—as tuition increases</w:t>
      </w:r>
      <w:r w:rsidR="00F13012" w:rsidRPr="00D83912">
        <w:rPr>
          <w:rFonts w:ascii="Arial Narrow" w:eastAsia="Times New Roman" w:hAnsi="Arial Narrow" w:cs="Tahoma"/>
          <w:sz w:val="24"/>
          <w:szCs w:val="24"/>
        </w:rPr>
        <w:t xml:space="preserve">, the </w:t>
      </w:r>
      <w:r w:rsidR="000046BA">
        <w:rPr>
          <w:rFonts w:ascii="Arial Narrow" w:eastAsia="Times New Roman" w:hAnsi="Arial Narrow" w:cs="Tahoma"/>
          <w:sz w:val="24"/>
          <w:szCs w:val="24"/>
        </w:rPr>
        <w:t xml:space="preserve">number in </w:t>
      </w:r>
      <w:r w:rsidR="00F13012" w:rsidRPr="00D83912">
        <w:rPr>
          <w:rFonts w:ascii="Arial Narrow" w:eastAsia="Times New Roman" w:hAnsi="Arial Narrow" w:cs="Tahoma"/>
          <w:sz w:val="24"/>
          <w:szCs w:val="24"/>
        </w:rPr>
        <w:t xml:space="preserve">default </w:t>
      </w:r>
      <w:r w:rsidR="00A046CD" w:rsidRPr="00D83912">
        <w:rPr>
          <w:rFonts w:ascii="Arial Narrow" w:eastAsia="Times New Roman" w:hAnsi="Arial Narrow" w:cs="Tahoma"/>
          <w:sz w:val="24"/>
          <w:szCs w:val="24"/>
        </w:rPr>
        <w:t>decrease</w:t>
      </w:r>
      <w:r w:rsidR="00D3530D">
        <w:rPr>
          <w:rFonts w:ascii="Arial Narrow" w:eastAsia="Times New Roman" w:hAnsi="Arial Narrow" w:cs="Tahoma"/>
          <w:sz w:val="24"/>
          <w:szCs w:val="24"/>
        </w:rPr>
        <w:t>s</w:t>
      </w:r>
      <w:r w:rsidR="00194013" w:rsidRPr="00D83912">
        <w:rPr>
          <w:rFonts w:ascii="Arial Narrow" w:eastAsia="Times New Roman" w:hAnsi="Arial Narrow" w:cs="Tahoma"/>
          <w:sz w:val="24"/>
          <w:szCs w:val="24"/>
        </w:rPr>
        <w:t xml:space="preserve">. </w:t>
      </w:r>
    </w:p>
    <w:p w14:paraId="2D67B4A3" w14:textId="23BB6451" w:rsidR="00795C02" w:rsidRPr="00D83912" w:rsidRDefault="00795C02" w:rsidP="007A2248">
      <w:pPr>
        <w:spacing w:after="0" w:line="480" w:lineRule="auto"/>
        <w:ind w:firstLine="720"/>
        <w:jc w:val="center"/>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67043264" wp14:editId="2D5D9A03">
            <wp:extent cx="3400425" cy="2266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nsityplot.default.over.tui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8539" cy="2279027"/>
                    </a:xfrm>
                    <a:prstGeom prst="rect">
                      <a:avLst/>
                    </a:prstGeom>
                  </pic:spPr>
                </pic:pic>
              </a:graphicData>
            </a:graphic>
          </wp:inline>
        </w:drawing>
      </w:r>
    </w:p>
    <w:p w14:paraId="24DC9DE3" w14:textId="6047EF0C" w:rsidR="002E74EE" w:rsidRPr="00D83912" w:rsidRDefault="007A2248" w:rsidP="000046BA">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A</w:t>
      </w:r>
      <w:r w:rsidR="00E326DE" w:rsidRPr="00D83912">
        <w:rPr>
          <w:rFonts w:ascii="Arial Narrow" w:eastAsia="Times New Roman" w:hAnsi="Arial Narrow" w:cs="Tahoma"/>
          <w:sz w:val="24"/>
          <w:szCs w:val="24"/>
        </w:rPr>
        <w:t xml:space="preserve"> scatter-plot was</w:t>
      </w:r>
      <w:r w:rsidR="00CD6765" w:rsidRPr="00D83912">
        <w:rPr>
          <w:rFonts w:ascii="Arial Narrow" w:eastAsia="Times New Roman" w:hAnsi="Arial Narrow" w:cs="Tahoma"/>
          <w:sz w:val="24"/>
          <w:szCs w:val="24"/>
        </w:rPr>
        <w:t xml:space="preserve"> </w:t>
      </w:r>
      <w:r w:rsidRPr="00D83912">
        <w:rPr>
          <w:rFonts w:ascii="Arial Narrow" w:eastAsia="Times New Roman" w:hAnsi="Arial Narrow" w:cs="Tahoma"/>
          <w:sz w:val="24"/>
          <w:szCs w:val="24"/>
        </w:rPr>
        <w:t>created</w:t>
      </w:r>
      <w:r w:rsidR="00E326DE" w:rsidRPr="00D83912">
        <w:rPr>
          <w:rFonts w:ascii="Arial Narrow" w:eastAsia="Times New Roman" w:hAnsi="Arial Narrow" w:cs="Tahoma"/>
          <w:sz w:val="24"/>
          <w:szCs w:val="24"/>
        </w:rPr>
        <w:t xml:space="preserve"> measur</w:t>
      </w:r>
      <w:r w:rsidR="003649C3" w:rsidRPr="00D83912">
        <w:rPr>
          <w:rFonts w:ascii="Arial Narrow" w:eastAsia="Times New Roman" w:hAnsi="Arial Narrow" w:cs="Tahoma"/>
          <w:sz w:val="24"/>
          <w:szCs w:val="24"/>
        </w:rPr>
        <w:t>ing</w:t>
      </w:r>
      <w:r w:rsidR="00E326DE" w:rsidRPr="00D83912">
        <w:rPr>
          <w:rFonts w:ascii="Arial Narrow" w:eastAsia="Times New Roman" w:hAnsi="Arial Narrow" w:cs="Tahoma"/>
          <w:sz w:val="24"/>
          <w:szCs w:val="24"/>
        </w:rPr>
        <w:t xml:space="preserve"> the mean default percentage on the cost of tuition</w:t>
      </w:r>
      <w:r w:rsidRPr="00D83912">
        <w:rPr>
          <w:rFonts w:ascii="Arial Narrow" w:eastAsia="Times New Roman" w:hAnsi="Arial Narrow" w:cs="Tahoma"/>
          <w:sz w:val="24"/>
          <w:szCs w:val="24"/>
        </w:rPr>
        <w:t>.</w:t>
      </w:r>
      <w:r w:rsidR="00E326DE" w:rsidRPr="00D83912">
        <w:rPr>
          <w:rFonts w:ascii="Arial Narrow" w:eastAsia="Times New Roman" w:hAnsi="Arial Narrow" w:cs="Tahoma"/>
          <w:sz w:val="24"/>
          <w:szCs w:val="24"/>
        </w:rPr>
        <w:t xml:space="preserve">  The findings were consistent with </w:t>
      </w:r>
      <w:r w:rsidRPr="00D83912">
        <w:rPr>
          <w:rFonts w:ascii="Arial Narrow" w:eastAsia="Times New Roman" w:hAnsi="Arial Narrow" w:cs="Tahoma"/>
          <w:sz w:val="24"/>
          <w:szCs w:val="24"/>
        </w:rPr>
        <w:t xml:space="preserve">the </w:t>
      </w:r>
      <w:r w:rsidR="00D3530D">
        <w:rPr>
          <w:rFonts w:ascii="Arial Narrow" w:eastAsia="Times New Roman" w:hAnsi="Arial Narrow" w:cs="Tahoma"/>
          <w:sz w:val="24"/>
          <w:szCs w:val="24"/>
        </w:rPr>
        <w:t>previous analysis</w:t>
      </w:r>
      <w:r w:rsidRPr="00D83912">
        <w:rPr>
          <w:rFonts w:ascii="Arial Narrow" w:eastAsia="Times New Roman" w:hAnsi="Arial Narrow" w:cs="Tahoma"/>
          <w:sz w:val="24"/>
          <w:szCs w:val="24"/>
        </w:rPr>
        <w:t xml:space="preserve"> - </w:t>
      </w:r>
      <w:r w:rsidR="00E326DE" w:rsidRPr="00D83912">
        <w:rPr>
          <w:rFonts w:ascii="Arial Narrow" w:eastAsia="Times New Roman" w:hAnsi="Arial Narrow" w:cs="Tahoma"/>
          <w:sz w:val="24"/>
          <w:szCs w:val="24"/>
        </w:rPr>
        <w:t xml:space="preserve">the lower the tuition, the higher the default </w:t>
      </w:r>
      <w:r w:rsidR="00C102E1" w:rsidRPr="00D83912">
        <w:rPr>
          <w:rFonts w:ascii="Arial Narrow" w:eastAsia="Times New Roman" w:hAnsi="Arial Narrow" w:cs="Tahoma"/>
          <w:sz w:val="24"/>
          <w:szCs w:val="24"/>
        </w:rPr>
        <w:t xml:space="preserve">rate.  The </w:t>
      </w:r>
      <w:r w:rsidR="003061D5" w:rsidRPr="00D83912">
        <w:rPr>
          <w:rFonts w:ascii="Arial Narrow" w:eastAsia="Times New Roman" w:hAnsi="Arial Narrow" w:cs="Tahoma"/>
          <w:sz w:val="24"/>
          <w:szCs w:val="24"/>
        </w:rPr>
        <w:t xml:space="preserve">program with the lowest tuition, </w:t>
      </w:r>
      <w:r w:rsidRPr="00D83912">
        <w:rPr>
          <w:rFonts w:ascii="Arial Narrow" w:eastAsia="Times New Roman" w:hAnsi="Arial Narrow" w:cs="Tahoma"/>
          <w:sz w:val="24"/>
          <w:szCs w:val="24"/>
        </w:rPr>
        <w:t xml:space="preserve">Associate’s Degrees, </w:t>
      </w:r>
      <w:r w:rsidR="003061D5" w:rsidRPr="00D83912">
        <w:rPr>
          <w:rFonts w:ascii="Arial Narrow" w:eastAsia="Times New Roman" w:hAnsi="Arial Narrow" w:cs="Tahoma"/>
          <w:sz w:val="24"/>
          <w:szCs w:val="24"/>
        </w:rPr>
        <w:t>had the highest default rates</w:t>
      </w:r>
      <w:r w:rsidRPr="00D83912">
        <w:rPr>
          <w:rFonts w:ascii="Arial Narrow" w:eastAsia="Times New Roman" w:hAnsi="Arial Narrow" w:cs="Tahoma"/>
          <w:sz w:val="24"/>
          <w:szCs w:val="24"/>
        </w:rPr>
        <w:t>.</w:t>
      </w:r>
      <w:r w:rsidR="003061D5" w:rsidRPr="00D83912">
        <w:rPr>
          <w:rFonts w:ascii="Arial Narrow" w:eastAsia="Times New Roman" w:hAnsi="Arial Narrow" w:cs="Tahoma"/>
          <w:sz w:val="24"/>
          <w:szCs w:val="24"/>
        </w:rPr>
        <w:t xml:space="preserve">  Conversely, </w:t>
      </w:r>
      <w:r w:rsidR="00D3530D">
        <w:rPr>
          <w:rFonts w:ascii="Arial Narrow" w:eastAsia="Times New Roman" w:hAnsi="Arial Narrow" w:cs="Tahoma"/>
          <w:sz w:val="24"/>
          <w:szCs w:val="24"/>
        </w:rPr>
        <w:t xml:space="preserve">the degree with much higher tuition, </w:t>
      </w:r>
      <w:r w:rsidR="00595C18" w:rsidRPr="00D83912">
        <w:rPr>
          <w:rFonts w:ascii="Arial Narrow" w:eastAsia="Times New Roman" w:hAnsi="Arial Narrow" w:cs="Tahoma"/>
          <w:sz w:val="24"/>
          <w:szCs w:val="24"/>
        </w:rPr>
        <w:t>Master</w:t>
      </w:r>
      <w:r w:rsidR="00E326DE" w:rsidRPr="00D83912">
        <w:rPr>
          <w:rFonts w:ascii="Arial Narrow" w:eastAsia="Times New Roman" w:hAnsi="Arial Narrow" w:cs="Tahoma"/>
          <w:sz w:val="24"/>
          <w:szCs w:val="24"/>
        </w:rPr>
        <w:t xml:space="preserve">’s </w:t>
      </w:r>
      <w:r w:rsidR="003061D5" w:rsidRPr="00D83912">
        <w:rPr>
          <w:rFonts w:ascii="Arial Narrow" w:eastAsia="Times New Roman" w:hAnsi="Arial Narrow" w:cs="Tahoma"/>
          <w:sz w:val="24"/>
          <w:szCs w:val="24"/>
        </w:rPr>
        <w:t>Degrees</w:t>
      </w:r>
      <w:r w:rsidR="000046BA">
        <w:rPr>
          <w:rFonts w:ascii="Arial Narrow" w:eastAsia="Times New Roman" w:hAnsi="Arial Narrow" w:cs="Tahoma"/>
          <w:sz w:val="24"/>
          <w:szCs w:val="24"/>
        </w:rPr>
        <w:t>,</w:t>
      </w:r>
      <w:r w:rsidR="003061D5" w:rsidRPr="00D83912">
        <w:rPr>
          <w:rFonts w:ascii="Arial Narrow" w:eastAsia="Times New Roman" w:hAnsi="Arial Narrow" w:cs="Tahoma"/>
          <w:sz w:val="24"/>
          <w:szCs w:val="24"/>
        </w:rPr>
        <w:t xml:space="preserve"> showed lower default rates.</w:t>
      </w:r>
      <w:r w:rsidR="00E326DE" w:rsidRPr="00D83912">
        <w:rPr>
          <w:rFonts w:ascii="Arial Narrow" w:eastAsia="Times New Roman" w:hAnsi="Arial Narrow" w:cs="Tahoma"/>
          <w:sz w:val="24"/>
          <w:szCs w:val="24"/>
        </w:rPr>
        <w:t xml:space="preserve"> </w:t>
      </w:r>
    </w:p>
    <w:p w14:paraId="1676CCAF" w14:textId="77777777" w:rsidR="000046BA" w:rsidRDefault="00795C02" w:rsidP="000046BA">
      <w:pPr>
        <w:spacing w:after="0" w:line="480" w:lineRule="auto"/>
        <w:ind w:firstLine="720"/>
        <w:jc w:val="center"/>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6B81D652" wp14:editId="65F7BFB2">
            <wp:extent cx="3238500" cy="215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aultrate-degree-tui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1905" cy="2161270"/>
                    </a:xfrm>
                    <a:prstGeom prst="rect">
                      <a:avLst/>
                    </a:prstGeom>
                  </pic:spPr>
                </pic:pic>
              </a:graphicData>
            </a:graphic>
          </wp:inline>
        </w:drawing>
      </w:r>
    </w:p>
    <w:p w14:paraId="418F63B5" w14:textId="669705AD" w:rsidR="003649C3" w:rsidRPr="00D83912" w:rsidRDefault="007A2248" w:rsidP="000046BA">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The analysis showed</w:t>
      </w:r>
      <w:r w:rsidR="008925F9" w:rsidRPr="00D83912">
        <w:rPr>
          <w:rFonts w:ascii="Arial Narrow" w:eastAsia="Times New Roman" w:hAnsi="Arial Narrow" w:cs="Tahoma"/>
          <w:sz w:val="24"/>
          <w:szCs w:val="24"/>
        </w:rPr>
        <w:t xml:space="preserve"> that lower tuition amounts were indicative of higher default rates.</w:t>
      </w:r>
      <w:r w:rsidR="00595C18" w:rsidRPr="00D83912">
        <w:rPr>
          <w:rFonts w:ascii="Arial Narrow" w:eastAsia="Times New Roman" w:hAnsi="Arial Narrow" w:cs="Tahoma"/>
          <w:sz w:val="24"/>
          <w:szCs w:val="24"/>
        </w:rPr>
        <w:t xml:space="preserve">  </w:t>
      </w:r>
      <w:r w:rsidR="004027A0" w:rsidRPr="00D83912">
        <w:rPr>
          <w:rFonts w:ascii="Arial Narrow" w:eastAsia="Times New Roman" w:hAnsi="Arial Narrow" w:cs="Tahoma"/>
          <w:sz w:val="24"/>
          <w:szCs w:val="24"/>
        </w:rPr>
        <w:t>To measure th</w:t>
      </w:r>
      <w:r w:rsidR="00795C02" w:rsidRPr="00D83912">
        <w:rPr>
          <w:rFonts w:ascii="Arial Narrow" w:eastAsia="Times New Roman" w:hAnsi="Arial Narrow" w:cs="Tahoma"/>
          <w:sz w:val="24"/>
          <w:szCs w:val="24"/>
        </w:rPr>
        <w:t>e strength of this relationship</w:t>
      </w:r>
      <w:r w:rsidR="004027A0" w:rsidRPr="00D83912">
        <w:rPr>
          <w:rFonts w:ascii="Arial Narrow" w:eastAsia="Times New Roman" w:hAnsi="Arial Narrow" w:cs="Tahoma"/>
          <w:sz w:val="24"/>
          <w:szCs w:val="24"/>
        </w:rPr>
        <w:t xml:space="preserve">, a density </w:t>
      </w:r>
      <w:r w:rsidR="003061D5" w:rsidRPr="00D83912">
        <w:rPr>
          <w:rFonts w:ascii="Arial Narrow" w:eastAsia="Times New Roman" w:hAnsi="Arial Narrow" w:cs="Tahoma"/>
          <w:sz w:val="24"/>
          <w:szCs w:val="24"/>
        </w:rPr>
        <w:t xml:space="preserve">plot was utilized to measure the default rates across the binned tuition prices.  </w:t>
      </w:r>
      <w:r w:rsidR="00595C18" w:rsidRPr="00D83912">
        <w:rPr>
          <w:rFonts w:ascii="Arial Narrow" w:eastAsia="Times New Roman" w:hAnsi="Arial Narrow" w:cs="Tahoma"/>
          <w:sz w:val="24"/>
          <w:szCs w:val="24"/>
        </w:rPr>
        <w:t xml:space="preserve">The lower tuition bins were heavily skewed across the spectrum of the default rates and had </w:t>
      </w:r>
      <w:r w:rsidRPr="00D83912">
        <w:rPr>
          <w:rFonts w:ascii="Arial Narrow" w:eastAsia="Times New Roman" w:hAnsi="Arial Narrow" w:cs="Tahoma"/>
          <w:sz w:val="24"/>
          <w:szCs w:val="24"/>
        </w:rPr>
        <w:lastRenderedPageBreak/>
        <w:t>more variation in default rates. T</w:t>
      </w:r>
      <w:r w:rsidR="00595C18" w:rsidRPr="00D83912">
        <w:rPr>
          <w:rFonts w:ascii="Arial Narrow" w:eastAsia="Times New Roman" w:hAnsi="Arial Narrow" w:cs="Tahoma"/>
          <w:sz w:val="24"/>
          <w:szCs w:val="24"/>
        </w:rPr>
        <w:t xml:space="preserve">he higher tuition bins tend to have less variation among their default rates, and the overall default rates were much lower.  </w:t>
      </w:r>
      <w:r w:rsidR="005C2823" w:rsidRPr="00D83912">
        <w:rPr>
          <w:rFonts w:ascii="Arial Narrow" w:eastAsia="Times New Roman" w:hAnsi="Arial Narrow" w:cs="Tahoma"/>
          <w:sz w:val="24"/>
          <w:szCs w:val="24"/>
        </w:rPr>
        <w:t xml:space="preserve">The plot </w:t>
      </w:r>
      <w:r w:rsidR="004027A0" w:rsidRPr="00D83912">
        <w:rPr>
          <w:rFonts w:ascii="Arial Narrow" w:eastAsia="Times New Roman" w:hAnsi="Arial Narrow" w:cs="Tahoma"/>
          <w:sz w:val="24"/>
          <w:szCs w:val="24"/>
        </w:rPr>
        <w:t xml:space="preserve">below shows that </w:t>
      </w:r>
      <w:r w:rsidR="003649C3" w:rsidRPr="00D83912">
        <w:rPr>
          <w:rFonts w:ascii="Arial Narrow" w:eastAsia="Times New Roman" w:hAnsi="Arial Narrow" w:cs="Tahoma"/>
          <w:sz w:val="24"/>
          <w:szCs w:val="24"/>
        </w:rPr>
        <w:t>a</w:t>
      </w:r>
      <w:r w:rsidR="004027A0" w:rsidRPr="00D83912">
        <w:rPr>
          <w:rFonts w:ascii="Arial Narrow" w:eastAsia="Times New Roman" w:hAnsi="Arial Narrow" w:cs="Tahoma"/>
          <w:sz w:val="24"/>
          <w:szCs w:val="24"/>
        </w:rPr>
        <w:t>s the tuition bins increase</w:t>
      </w:r>
      <w:r w:rsidR="005C2823" w:rsidRPr="00D83912">
        <w:rPr>
          <w:rFonts w:ascii="Arial Narrow" w:eastAsia="Times New Roman" w:hAnsi="Arial Narrow" w:cs="Tahoma"/>
          <w:sz w:val="24"/>
          <w:szCs w:val="24"/>
        </w:rPr>
        <w:t>, the density skew</w:t>
      </w:r>
      <w:r w:rsidR="00595C18" w:rsidRPr="00D83912">
        <w:rPr>
          <w:rFonts w:ascii="Arial Narrow" w:eastAsia="Times New Roman" w:hAnsi="Arial Narrow" w:cs="Tahoma"/>
          <w:sz w:val="24"/>
          <w:szCs w:val="24"/>
        </w:rPr>
        <w:t xml:space="preserve">s towards a lower default rate.  </w:t>
      </w:r>
    </w:p>
    <w:p w14:paraId="3ABBBCD4" w14:textId="6EA16AE9" w:rsidR="002E74EE" w:rsidRPr="00D83912" w:rsidRDefault="00381296" w:rsidP="007A2248">
      <w:pPr>
        <w:spacing w:after="0" w:line="480" w:lineRule="auto"/>
        <w:jc w:val="center"/>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02E70FF7" wp14:editId="33BA585F">
            <wp:extent cx="3171825" cy="21145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nsityplot.defaultrate.over.tuitio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3848" cy="2142566"/>
                    </a:xfrm>
                    <a:prstGeom prst="rect">
                      <a:avLst/>
                    </a:prstGeom>
                  </pic:spPr>
                </pic:pic>
              </a:graphicData>
            </a:graphic>
          </wp:inline>
        </w:drawing>
      </w:r>
    </w:p>
    <w:p w14:paraId="32A0C343" w14:textId="77777777" w:rsidR="007D4867" w:rsidRDefault="00D3530D" w:rsidP="000046BA">
      <w:pPr>
        <w:spacing w:line="480" w:lineRule="auto"/>
        <w:rPr>
          <w:ins w:id="9" w:author="Arens, Kristine" w:date="2017-11-05T09:47:00Z"/>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1312" behindDoc="0" locked="0" layoutInCell="1" allowOverlap="1" wp14:anchorId="7F33C82F" wp14:editId="32E619A1">
            <wp:simplePos x="0" y="0"/>
            <wp:positionH relativeFrom="margin">
              <wp:posOffset>581025</wp:posOffset>
            </wp:positionH>
            <wp:positionV relativeFrom="page">
              <wp:posOffset>5943600</wp:posOffset>
            </wp:positionV>
            <wp:extent cx="2114550" cy="1021715"/>
            <wp:effectExtent l="0" t="0" r="0" b="6985"/>
            <wp:wrapThrough wrapText="bothSides">
              <wp:wrapPolygon edited="0">
                <wp:start x="0" y="0"/>
                <wp:lineTo x="0" y="21345"/>
                <wp:lineTo x="21405" y="21345"/>
                <wp:lineTo x="2140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1021715"/>
                    </a:xfrm>
                    <a:prstGeom prst="rect">
                      <a:avLst/>
                    </a:prstGeom>
                    <a:noFill/>
                  </pic:spPr>
                </pic:pic>
              </a:graphicData>
            </a:graphic>
            <wp14:sizeRelH relativeFrom="margin">
              <wp14:pctWidth>0</wp14:pctWidth>
            </wp14:sizeRelH>
            <wp14:sizeRelV relativeFrom="margin">
              <wp14:pctHeight>0</wp14:pctHeight>
            </wp14:sizeRelV>
          </wp:anchor>
        </w:drawing>
      </w:r>
      <w:r w:rsidRPr="00D83912">
        <w:rPr>
          <w:rFonts w:ascii="Arial Narrow" w:hAnsi="Arial Narrow" w:cs="Tahoma"/>
          <w:noProof/>
          <w:sz w:val="24"/>
          <w:szCs w:val="24"/>
        </w:rPr>
        <w:drawing>
          <wp:anchor distT="0" distB="0" distL="114300" distR="114300" simplePos="0" relativeHeight="251662336" behindDoc="0" locked="0" layoutInCell="1" allowOverlap="1" wp14:anchorId="0093AFE9" wp14:editId="71635E65">
            <wp:simplePos x="0" y="0"/>
            <wp:positionH relativeFrom="margin">
              <wp:posOffset>3267075</wp:posOffset>
            </wp:positionH>
            <wp:positionV relativeFrom="paragraph">
              <wp:posOffset>1689735</wp:posOffset>
            </wp:positionV>
            <wp:extent cx="2495550" cy="10679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1067965"/>
                    </a:xfrm>
                    <a:prstGeom prst="rect">
                      <a:avLst/>
                    </a:prstGeom>
                    <a:noFill/>
                  </pic:spPr>
                </pic:pic>
              </a:graphicData>
            </a:graphic>
            <wp14:sizeRelH relativeFrom="margin">
              <wp14:pctWidth>0</wp14:pctWidth>
            </wp14:sizeRelH>
            <wp14:sizeRelV relativeFrom="margin">
              <wp14:pctHeight>0</wp14:pctHeight>
            </wp14:sizeRelV>
          </wp:anchor>
        </w:drawing>
      </w:r>
      <w:r w:rsidR="00DB4735" w:rsidRPr="00D83912">
        <w:rPr>
          <w:rFonts w:ascii="Arial Narrow" w:hAnsi="Arial Narrow" w:cs="Tahoma"/>
          <w:sz w:val="24"/>
          <w:szCs w:val="24"/>
          <w:u w:val="single"/>
        </w:rPr>
        <w:t xml:space="preserve">Analysis 2:  </w:t>
      </w:r>
      <w:ins w:id="10" w:author="Arens, Kristine" w:date="2017-11-05T09:47:00Z">
        <w:r w:rsidR="007D4867">
          <w:rPr>
            <w:rFonts w:ascii="Arial Narrow" w:hAnsi="Arial Narrow" w:cs="Tahoma"/>
            <w:sz w:val="24"/>
            <w:szCs w:val="24"/>
          </w:rPr>
          <w:t>Does</w:t>
        </w:r>
        <w:r w:rsidR="007D4867" w:rsidRPr="00D83912">
          <w:rPr>
            <w:rFonts w:ascii="Arial Narrow" w:hAnsi="Arial Narrow" w:cs="Tahoma"/>
            <w:sz w:val="24"/>
            <w:szCs w:val="24"/>
          </w:rPr>
          <w:t xml:space="preserve"> the type of </w:t>
        </w:r>
        <w:r w:rsidR="007D4867">
          <w:rPr>
            <w:rFonts w:ascii="Arial Narrow" w:hAnsi="Arial Narrow" w:cs="Tahoma"/>
            <w:sz w:val="24"/>
            <w:szCs w:val="24"/>
          </w:rPr>
          <w:t>institution</w:t>
        </w:r>
        <w:r w:rsidR="007D4867" w:rsidRPr="00D83912">
          <w:rPr>
            <w:rFonts w:ascii="Arial Narrow" w:hAnsi="Arial Narrow" w:cs="Tahoma"/>
            <w:sz w:val="24"/>
            <w:szCs w:val="24"/>
          </w:rPr>
          <w:t xml:space="preserve"> </w:t>
        </w:r>
        <w:r w:rsidR="007D4867" w:rsidRPr="00D83912">
          <w:rPr>
            <w:rFonts w:ascii="Arial Narrow" w:hAnsi="Arial Narrow" w:cs="Tahoma"/>
            <w:sz w:val="24"/>
            <w:szCs w:val="24"/>
          </w:rPr>
          <w:t>play a part in the default rates across America?</w:t>
        </w:r>
        <w:r w:rsidR="007D4867" w:rsidRPr="00D83912">
          <w:rPr>
            <w:rFonts w:ascii="Arial Narrow" w:eastAsia="Times New Roman" w:hAnsi="Arial Narrow" w:cs="Tahoma"/>
            <w:sz w:val="24"/>
            <w:szCs w:val="24"/>
          </w:rPr>
          <w:t xml:space="preserve"> </w:t>
        </w:r>
      </w:ins>
    </w:p>
    <w:p w14:paraId="5A8EE810" w14:textId="31F5829E" w:rsidR="005D053E" w:rsidRPr="00D83912" w:rsidRDefault="00DB4735" w:rsidP="000046BA">
      <w:pPr>
        <w:spacing w:line="480" w:lineRule="auto"/>
        <w:rPr>
          <w:rFonts w:ascii="Arial Narrow" w:hAnsi="Arial Narrow" w:cs="Tahoma"/>
          <w:sz w:val="24"/>
          <w:szCs w:val="24"/>
        </w:rPr>
      </w:pPr>
      <w:del w:id="11" w:author="Arens, Kristine" w:date="2017-11-05T09:47:00Z">
        <w:r w:rsidRPr="00D83912" w:rsidDel="007D4867">
          <w:rPr>
            <w:rFonts w:ascii="Arial Narrow" w:hAnsi="Arial Narrow" w:cs="Tahoma"/>
            <w:sz w:val="24"/>
            <w:szCs w:val="24"/>
          </w:rPr>
          <w:delText>Does the type of university play a part in the default rates at institutions</w:delText>
        </w:r>
        <w:r w:rsidR="008916B9" w:rsidRPr="00D83912" w:rsidDel="007D4867">
          <w:rPr>
            <w:rFonts w:ascii="Arial Narrow" w:hAnsi="Arial Narrow" w:cs="Tahoma"/>
            <w:sz w:val="24"/>
            <w:szCs w:val="24"/>
          </w:rPr>
          <w:delText>?</w:delText>
        </w:r>
        <w:r w:rsidR="00D3530D" w:rsidDel="007D4867">
          <w:rPr>
            <w:rFonts w:ascii="Arial Narrow" w:hAnsi="Arial Narrow" w:cs="Tahoma"/>
            <w:sz w:val="24"/>
            <w:szCs w:val="24"/>
          </w:rPr>
          <w:delText xml:space="preserve">                                 </w:delText>
        </w:r>
      </w:del>
      <w:r w:rsidR="008916B9" w:rsidRPr="00D83912">
        <w:rPr>
          <w:rFonts w:ascii="Arial Narrow" w:hAnsi="Arial Narrow" w:cs="Tahoma"/>
          <w:sz w:val="24"/>
          <w:szCs w:val="24"/>
        </w:rPr>
        <w:t>To capture a simple snapshot of default rates among the three remaining school types, a table</w:t>
      </w:r>
      <w:r w:rsidR="000046BA">
        <w:rPr>
          <w:rFonts w:ascii="Arial Narrow" w:hAnsi="Arial Narrow" w:cs="Tahoma"/>
          <w:sz w:val="24"/>
          <w:szCs w:val="24"/>
        </w:rPr>
        <w:t xml:space="preserve"> </w:t>
      </w:r>
      <w:r w:rsidR="005D053E" w:rsidRPr="00D83912">
        <w:rPr>
          <w:rFonts w:ascii="Arial Narrow" w:hAnsi="Arial Narrow" w:cs="Tahoma"/>
          <w:sz w:val="24"/>
          <w:szCs w:val="24"/>
        </w:rPr>
        <w:t>was created to summarize the mean default rate based on school type</w:t>
      </w:r>
      <w:r w:rsidR="00990856">
        <w:rPr>
          <w:rFonts w:ascii="Arial Narrow" w:hAnsi="Arial Narrow" w:cs="Tahoma"/>
          <w:sz w:val="24"/>
          <w:szCs w:val="24"/>
        </w:rPr>
        <w:t xml:space="preserve"> (Table</w:t>
      </w:r>
      <w:r w:rsidR="006A01C6">
        <w:rPr>
          <w:rFonts w:ascii="Arial Narrow" w:hAnsi="Arial Narrow" w:cs="Tahoma"/>
          <w:sz w:val="24"/>
          <w:szCs w:val="24"/>
        </w:rPr>
        <w:t xml:space="preserve"> 3</w:t>
      </w:r>
      <w:r w:rsidR="00D3530D">
        <w:rPr>
          <w:rFonts w:ascii="Arial Narrow" w:hAnsi="Arial Narrow" w:cs="Tahoma"/>
          <w:sz w:val="24"/>
          <w:szCs w:val="24"/>
        </w:rPr>
        <w:t>, below</w:t>
      </w:r>
      <w:r w:rsidR="00990856">
        <w:rPr>
          <w:rFonts w:ascii="Arial Narrow" w:hAnsi="Arial Narrow" w:cs="Tahoma"/>
          <w:sz w:val="24"/>
          <w:szCs w:val="24"/>
        </w:rPr>
        <w:t>).</w:t>
      </w:r>
      <w:r w:rsidR="000C17F2" w:rsidRPr="00D83912">
        <w:rPr>
          <w:rFonts w:ascii="Arial Narrow" w:hAnsi="Arial Narrow" w:cs="Tahoma"/>
          <w:sz w:val="24"/>
          <w:szCs w:val="24"/>
        </w:rPr>
        <w:t xml:space="preserve"> </w:t>
      </w:r>
      <w:r w:rsidR="005D053E" w:rsidRPr="00D83912">
        <w:rPr>
          <w:rFonts w:ascii="Arial Narrow" w:hAnsi="Arial Narrow" w:cs="Tahoma"/>
          <w:sz w:val="24"/>
          <w:szCs w:val="24"/>
        </w:rPr>
        <w:t xml:space="preserve"> Private institutions had the lowest percentage of students in default in years 2012 and 2013, while Public institutions had the highest percentage of students in default for both years</w:t>
      </w:r>
      <w:r w:rsidR="00D3530D">
        <w:rPr>
          <w:rFonts w:ascii="Arial Narrow" w:hAnsi="Arial Narrow" w:cs="Tahoma"/>
          <w:sz w:val="24"/>
          <w:szCs w:val="24"/>
        </w:rPr>
        <w:t xml:space="preserve"> at 14.08% and 13.76% respectively</w:t>
      </w:r>
      <w:r w:rsidR="005D053E" w:rsidRPr="00D83912">
        <w:rPr>
          <w:rFonts w:ascii="Arial Narrow" w:hAnsi="Arial Narrow" w:cs="Tahoma"/>
          <w:sz w:val="24"/>
          <w:szCs w:val="24"/>
        </w:rPr>
        <w:t xml:space="preserve">. </w:t>
      </w:r>
    </w:p>
    <w:p w14:paraId="1BAAE18C" w14:textId="111BCE36" w:rsidR="008916B9" w:rsidRPr="00D83912" w:rsidRDefault="00990856" w:rsidP="008916B9">
      <w:pPr>
        <w:spacing w:line="480" w:lineRule="auto"/>
        <w:rPr>
          <w:rFonts w:ascii="Arial Narrow" w:hAnsi="Arial Narrow" w:cs="Tahoma"/>
          <w:sz w:val="24"/>
          <w:szCs w:val="24"/>
        </w:rPr>
      </w:pPr>
      <w:r>
        <w:rPr>
          <w:rFonts w:ascii="Arial Narrow" w:hAnsi="Arial Narrow" w:cs="Tahoma"/>
          <w:sz w:val="24"/>
          <w:szCs w:val="24"/>
        </w:rPr>
        <w:t xml:space="preserve">Table </w:t>
      </w:r>
      <w:r w:rsidR="006A01C6">
        <w:rPr>
          <w:rFonts w:ascii="Arial Narrow" w:hAnsi="Arial Narrow" w:cs="Tahoma"/>
          <w:sz w:val="24"/>
          <w:szCs w:val="24"/>
        </w:rPr>
        <w:t>3</w:t>
      </w:r>
      <w:r>
        <w:rPr>
          <w:rFonts w:ascii="Arial Narrow" w:hAnsi="Arial Narrow" w:cs="Tahoma"/>
          <w:sz w:val="24"/>
          <w:szCs w:val="24"/>
        </w:rPr>
        <w:t>:</w:t>
      </w:r>
      <w:r>
        <w:rPr>
          <w:rFonts w:ascii="Arial Narrow" w:hAnsi="Arial Narrow" w:cs="Tahoma"/>
          <w:sz w:val="24"/>
          <w:szCs w:val="24"/>
        </w:rPr>
        <w:tab/>
        <w:t xml:space="preserve">                                                                  Table </w:t>
      </w:r>
      <w:r w:rsidR="006A01C6">
        <w:rPr>
          <w:rFonts w:ascii="Arial Narrow" w:hAnsi="Arial Narrow" w:cs="Tahoma"/>
          <w:sz w:val="24"/>
          <w:szCs w:val="24"/>
        </w:rPr>
        <w:t>4</w:t>
      </w:r>
      <w:r>
        <w:rPr>
          <w:rFonts w:ascii="Arial Narrow" w:hAnsi="Arial Narrow" w:cs="Tahoma"/>
          <w:sz w:val="24"/>
          <w:szCs w:val="24"/>
        </w:rPr>
        <w:t>:</w:t>
      </w:r>
    </w:p>
    <w:p w14:paraId="78F8CD8E" w14:textId="6160E70E" w:rsidR="000534CB" w:rsidRPr="00D83912" w:rsidRDefault="000534CB" w:rsidP="005D053E">
      <w:pPr>
        <w:spacing w:line="480" w:lineRule="auto"/>
        <w:ind w:firstLine="720"/>
        <w:rPr>
          <w:rFonts w:ascii="Arial Narrow" w:hAnsi="Arial Narrow" w:cs="Tahoma"/>
          <w:sz w:val="24"/>
          <w:szCs w:val="24"/>
        </w:rPr>
      </w:pPr>
    </w:p>
    <w:p w14:paraId="01C02213" w14:textId="1A994B7D" w:rsidR="005D053E" w:rsidRPr="00D83912" w:rsidRDefault="005D053E" w:rsidP="00D3530D">
      <w:pPr>
        <w:spacing w:line="480" w:lineRule="auto"/>
        <w:rPr>
          <w:rFonts w:ascii="Arial Narrow" w:hAnsi="Arial Narrow" w:cs="Tahoma"/>
          <w:sz w:val="24"/>
          <w:szCs w:val="24"/>
        </w:rPr>
      </w:pPr>
      <w:r w:rsidRPr="00D83912">
        <w:rPr>
          <w:rFonts w:ascii="Arial Narrow" w:hAnsi="Arial Narrow" w:cs="Tahoma"/>
          <w:sz w:val="24"/>
          <w:szCs w:val="24"/>
        </w:rPr>
        <w:t>A deeper analysis was conducted to assess how these institutions were performing as it relates to Department of Education (DOE) performance standards. Institutions that maintain a cohort default rate of 15% or below for three consecutive years have greater autonomy with when and how they disburse financial aid awards. To identify which school types were most likely to meet this DOE benchmark, a table was developed grouping together two variables—school type and year, to find the percentage of each school type with default rates 15 % or below</w:t>
      </w:r>
      <w:r w:rsidR="00990856">
        <w:rPr>
          <w:rFonts w:ascii="Arial Narrow" w:hAnsi="Arial Narrow" w:cs="Tahoma"/>
          <w:sz w:val="24"/>
          <w:szCs w:val="24"/>
        </w:rPr>
        <w:t xml:space="preserve"> (Table </w:t>
      </w:r>
      <w:r w:rsidR="00D3530D">
        <w:rPr>
          <w:rFonts w:ascii="Arial Narrow" w:hAnsi="Arial Narrow" w:cs="Tahoma"/>
          <w:sz w:val="24"/>
          <w:szCs w:val="24"/>
        </w:rPr>
        <w:t>4, above</w:t>
      </w:r>
      <w:r w:rsidR="00990856">
        <w:rPr>
          <w:rFonts w:ascii="Arial Narrow" w:hAnsi="Arial Narrow" w:cs="Tahoma"/>
          <w:sz w:val="24"/>
          <w:szCs w:val="24"/>
        </w:rPr>
        <w:t>)</w:t>
      </w:r>
      <w:r w:rsidRPr="00D83912">
        <w:rPr>
          <w:rFonts w:ascii="Arial Narrow" w:hAnsi="Arial Narrow" w:cs="Tahoma"/>
          <w:sz w:val="24"/>
          <w:szCs w:val="24"/>
        </w:rPr>
        <w:t xml:space="preserve">. Private institutions led the way in achieving </w:t>
      </w:r>
      <w:r w:rsidRPr="00D83912">
        <w:rPr>
          <w:rFonts w:ascii="Arial Narrow" w:hAnsi="Arial Narrow" w:cs="Tahoma"/>
          <w:sz w:val="24"/>
          <w:szCs w:val="24"/>
        </w:rPr>
        <w:lastRenderedPageBreak/>
        <w:t>this metric for years 2012 and 2013</w:t>
      </w:r>
      <w:r w:rsidR="008916B9" w:rsidRPr="00D83912">
        <w:rPr>
          <w:rFonts w:ascii="Arial Narrow" w:hAnsi="Arial Narrow" w:cs="Tahoma"/>
          <w:sz w:val="24"/>
          <w:szCs w:val="24"/>
        </w:rPr>
        <w:t xml:space="preserve">. </w:t>
      </w:r>
      <w:r w:rsidRPr="00D83912">
        <w:rPr>
          <w:rFonts w:ascii="Arial Narrow" w:hAnsi="Arial Narrow" w:cs="Tahoma"/>
          <w:sz w:val="24"/>
          <w:szCs w:val="24"/>
        </w:rPr>
        <w:t>Public institutions performed worst in this area posting sub-15 % default rates in 2012 and 2013</w:t>
      </w:r>
      <w:r w:rsidR="000C17F2" w:rsidRPr="00D83912">
        <w:rPr>
          <w:rFonts w:ascii="Arial Narrow" w:hAnsi="Arial Narrow" w:cs="Tahoma"/>
          <w:sz w:val="24"/>
          <w:szCs w:val="24"/>
        </w:rPr>
        <w:t>.</w:t>
      </w:r>
      <w:r w:rsidRPr="00D83912">
        <w:rPr>
          <w:rFonts w:ascii="Arial Narrow" w:hAnsi="Arial Narrow" w:cs="Tahoma"/>
          <w:sz w:val="24"/>
          <w:szCs w:val="24"/>
        </w:rPr>
        <w:t xml:space="preserve"> </w:t>
      </w:r>
    </w:p>
    <w:p w14:paraId="58D3964B" w14:textId="3A2BC41D" w:rsidR="005D053E" w:rsidRPr="00D83912" w:rsidRDefault="006723E3" w:rsidP="00D3530D">
      <w:pPr>
        <w:spacing w:line="480" w:lineRule="auto"/>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3360" behindDoc="0" locked="0" layoutInCell="1" allowOverlap="1" wp14:anchorId="3CD0226F" wp14:editId="1F34B918">
            <wp:simplePos x="0" y="0"/>
            <wp:positionH relativeFrom="margin">
              <wp:posOffset>2552700</wp:posOffset>
            </wp:positionH>
            <wp:positionV relativeFrom="paragraph">
              <wp:posOffset>1998980</wp:posOffset>
            </wp:positionV>
            <wp:extent cx="2276475" cy="1008301"/>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8195" cy="1013492"/>
                    </a:xfrm>
                    <a:prstGeom prst="rect">
                      <a:avLst/>
                    </a:prstGeom>
                    <a:noFill/>
                  </pic:spPr>
                </pic:pic>
              </a:graphicData>
            </a:graphic>
            <wp14:sizeRelH relativeFrom="margin">
              <wp14:pctWidth>0</wp14:pctWidth>
            </wp14:sizeRelH>
            <wp14:sizeRelV relativeFrom="margin">
              <wp14:pctHeight>0</wp14:pctHeight>
            </wp14:sizeRelV>
          </wp:anchor>
        </w:drawing>
      </w:r>
      <w:r w:rsidR="000534CB" w:rsidRPr="00D83912">
        <w:rPr>
          <w:rFonts w:ascii="Arial Narrow" w:hAnsi="Arial Narrow" w:cs="Tahoma"/>
          <w:sz w:val="24"/>
          <w:szCs w:val="24"/>
        </w:rPr>
        <w:t>T</w:t>
      </w:r>
      <w:r w:rsidR="005D053E" w:rsidRPr="00D83912">
        <w:rPr>
          <w:rFonts w:ascii="Arial Narrow" w:hAnsi="Arial Narrow" w:cs="Tahoma"/>
          <w:sz w:val="24"/>
          <w:szCs w:val="24"/>
        </w:rPr>
        <w:t>he DOE also monitors institutions with default rates at or above 30 %</w:t>
      </w:r>
      <w:r w:rsidR="000534CB" w:rsidRPr="00D83912">
        <w:rPr>
          <w:rFonts w:ascii="Arial Narrow" w:hAnsi="Arial Narrow" w:cs="Tahoma"/>
          <w:sz w:val="24"/>
          <w:szCs w:val="24"/>
        </w:rPr>
        <w:t>, and th</w:t>
      </w:r>
      <w:r w:rsidR="005D053E" w:rsidRPr="00D83912">
        <w:rPr>
          <w:rFonts w:ascii="Arial Narrow" w:hAnsi="Arial Narrow" w:cs="Tahoma"/>
          <w:sz w:val="24"/>
          <w:szCs w:val="24"/>
        </w:rPr>
        <w:t xml:space="preserve">ese institutions could be subject to the loss of eligibility to participate in federal financial aid programs. A table was generated </w:t>
      </w:r>
      <w:r w:rsidR="000534CB" w:rsidRPr="00D83912">
        <w:rPr>
          <w:rFonts w:ascii="Arial Narrow" w:hAnsi="Arial Narrow" w:cs="Tahoma"/>
          <w:sz w:val="24"/>
          <w:szCs w:val="24"/>
        </w:rPr>
        <w:t xml:space="preserve">grouped by school type and year, and included percentage of each school type with default rates over 30% </w:t>
      </w:r>
      <w:r w:rsidR="005D053E" w:rsidRPr="00D83912">
        <w:rPr>
          <w:rFonts w:ascii="Arial Narrow" w:hAnsi="Arial Narrow" w:cs="Tahoma"/>
          <w:sz w:val="24"/>
          <w:szCs w:val="24"/>
        </w:rPr>
        <w:t>to identify which school types could be considered most ‘at risk’ of losing eligibility</w:t>
      </w:r>
      <w:r w:rsidR="00CC4FCF">
        <w:rPr>
          <w:rFonts w:ascii="Arial Narrow" w:hAnsi="Arial Narrow" w:cs="Tahoma"/>
          <w:sz w:val="24"/>
          <w:szCs w:val="24"/>
        </w:rPr>
        <w:t xml:space="preserve"> (Table 5). </w:t>
      </w:r>
      <w:r w:rsidR="005D053E" w:rsidRPr="00D83912">
        <w:rPr>
          <w:rFonts w:ascii="Arial Narrow" w:hAnsi="Arial Narrow" w:cs="Tahoma"/>
          <w:sz w:val="24"/>
          <w:szCs w:val="24"/>
        </w:rPr>
        <w:t xml:space="preserve"> While all school types boast low percentages in this area, proprietary institutions performed best</w:t>
      </w:r>
      <w:r w:rsidR="000534CB" w:rsidRPr="00D83912">
        <w:rPr>
          <w:rFonts w:ascii="Arial Narrow" w:hAnsi="Arial Narrow" w:cs="Tahoma"/>
          <w:sz w:val="24"/>
          <w:szCs w:val="24"/>
        </w:rPr>
        <w:t xml:space="preserve"> at 0%</w:t>
      </w:r>
      <w:r w:rsidR="005D053E" w:rsidRPr="00D83912">
        <w:rPr>
          <w:rFonts w:ascii="Arial Narrow" w:hAnsi="Arial Narrow" w:cs="Tahoma"/>
          <w:sz w:val="24"/>
          <w:szCs w:val="24"/>
        </w:rPr>
        <w:t xml:space="preserve">. Public institutions trailed behind their counterparts as approximately 1.5 % of schools had default rates of at least 30 % in 2012 and .8% in 2013. </w:t>
      </w:r>
      <w:r w:rsidR="00230130">
        <w:rPr>
          <w:rFonts w:ascii="Arial Narrow" w:hAnsi="Arial Narrow" w:cs="Tahoma"/>
          <w:sz w:val="24"/>
          <w:szCs w:val="24"/>
        </w:rPr>
        <w:t xml:space="preserve">         Table 5:</w:t>
      </w:r>
    </w:p>
    <w:p w14:paraId="495A9931" w14:textId="63DEE164" w:rsidR="000534CB" w:rsidRPr="00D83912" w:rsidRDefault="000534CB" w:rsidP="005D053E">
      <w:pPr>
        <w:spacing w:line="480" w:lineRule="auto"/>
        <w:ind w:firstLine="720"/>
        <w:rPr>
          <w:rFonts w:ascii="Arial Narrow" w:hAnsi="Arial Narrow" w:cs="Tahoma"/>
          <w:sz w:val="24"/>
          <w:szCs w:val="24"/>
        </w:rPr>
      </w:pPr>
    </w:p>
    <w:p w14:paraId="726747AA" w14:textId="4980DFD9" w:rsidR="005D053E" w:rsidRDefault="005D053E" w:rsidP="00D3530D">
      <w:pPr>
        <w:spacing w:line="480" w:lineRule="auto"/>
        <w:rPr>
          <w:rFonts w:ascii="Arial Narrow" w:hAnsi="Arial Narrow" w:cs="Tahoma"/>
          <w:sz w:val="24"/>
          <w:szCs w:val="24"/>
        </w:rPr>
      </w:pPr>
      <w:r w:rsidRPr="00D83912">
        <w:rPr>
          <w:rFonts w:ascii="Arial Narrow" w:hAnsi="Arial Narrow" w:cs="Tahoma"/>
          <w:sz w:val="24"/>
          <w:szCs w:val="24"/>
        </w:rPr>
        <w:t xml:space="preserve">In addition to summarizing data from the School Type variable, plots were also generated to visualize how variables were correlated with one another. A scatter plot measures the default rate over cost of tuition for years 2012 and 2013. Within the scatter plot, school type is identified by color. The plot shows clear separation between the three school types. Public Institutions boast a lower cost of tuition, but higher default rates, while private institutions show a higher cost of tuition, but lower default rates. A cluster of proprietary institutions occupies the space in between. </w:t>
      </w:r>
    </w:p>
    <w:p w14:paraId="16026808" w14:textId="70185681" w:rsidR="00681F75" w:rsidRDefault="00E63009" w:rsidP="00D3530D">
      <w:pPr>
        <w:spacing w:line="480" w:lineRule="auto"/>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4384" behindDoc="1" locked="0" layoutInCell="1" allowOverlap="1" wp14:anchorId="17C5DD49" wp14:editId="2795DB32">
            <wp:simplePos x="0" y="0"/>
            <wp:positionH relativeFrom="column">
              <wp:posOffset>1133475</wp:posOffset>
            </wp:positionH>
            <wp:positionV relativeFrom="page">
              <wp:posOffset>6924675</wp:posOffset>
            </wp:positionV>
            <wp:extent cx="3935730" cy="2628900"/>
            <wp:effectExtent l="0" t="0" r="7620" b="0"/>
            <wp:wrapThrough wrapText="bothSides">
              <wp:wrapPolygon edited="0">
                <wp:start x="0" y="0"/>
                <wp:lineTo x="0" y="21443"/>
                <wp:lineTo x="21537" y="21443"/>
                <wp:lineTo x="21537" y="0"/>
                <wp:lineTo x="0" y="0"/>
              </wp:wrapPolygon>
            </wp:wrapThrough>
            <wp:docPr id="3"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10"/>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573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16DD9" w14:textId="001A0676" w:rsidR="00681F75" w:rsidRPr="00D83912" w:rsidRDefault="00681F75" w:rsidP="00D3530D">
      <w:pPr>
        <w:spacing w:line="480" w:lineRule="auto"/>
        <w:rPr>
          <w:rFonts w:ascii="Arial Narrow" w:hAnsi="Arial Narrow" w:cs="Tahoma"/>
          <w:sz w:val="24"/>
          <w:szCs w:val="24"/>
        </w:rPr>
      </w:pPr>
    </w:p>
    <w:p w14:paraId="7F353A51" w14:textId="59A80D72" w:rsidR="005D053E" w:rsidRPr="00D83912" w:rsidRDefault="005D053E" w:rsidP="000534CB">
      <w:pPr>
        <w:spacing w:line="480" w:lineRule="auto"/>
        <w:jc w:val="center"/>
        <w:rPr>
          <w:rFonts w:ascii="Arial Narrow" w:hAnsi="Arial Narrow" w:cs="Tahoma"/>
          <w:sz w:val="24"/>
          <w:szCs w:val="24"/>
        </w:rPr>
      </w:pPr>
    </w:p>
    <w:p w14:paraId="1BA29911" w14:textId="34D41338" w:rsidR="000534CB" w:rsidRPr="00D83912" w:rsidRDefault="000534CB" w:rsidP="005D053E">
      <w:pPr>
        <w:spacing w:line="480" w:lineRule="auto"/>
        <w:ind w:firstLine="720"/>
        <w:rPr>
          <w:rFonts w:ascii="Arial Narrow" w:hAnsi="Arial Narrow" w:cs="Tahoma"/>
          <w:sz w:val="24"/>
          <w:szCs w:val="24"/>
        </w:rPr>
      </w:pPr>
    </w:p>
    <w:p w14:paraId="1B9F8EB1" w14:textId="09FC8BE2" w:rsidR="000534CB" w:rsidRPr="00D83912" w:rsidRDefault="000534CB" w:rsidP="005D053E">
      <w:pPr>
        <w:spacing w:line="480" w:lineRule="auto"/>
        <w:ind w:firstLine="720"/>
        <w:rPr>
          <w:rFonts w:ascii="Arial Narrow" w:hAnsi="Arial Narrow" w:cs="Tahoma"/>
          <w:sz w:val="24"/>
          <w:szCs w:val="24"/>
        </w:rPr>
      </w:pPr>
    </w:p>
    <w:p w14:paraId="380B357B" w14:textId="6F042243" w:rsidR="005D053E" w:rsidRPr="00D83912" w:rsidRDefault="005D053E" w:rsidP="00D3530D">
      <w:pPr>
        <w:spacing w:line="480" w:lineRule="auto"/>
        <w:rPr>
          <w:rFonts w:ascii="Arial Narrow" w:hAnsi="Arial Narrow" w:cs="Tahoma"/>
          <w:sz w:val="24"/>
          <w:szCs w:val="24"/>
        </w:rPr>
      </w:pPr>
      <w:r w:rsidRPr="00D83912">
        <w:rPr>
          <w:rFonts w:ascii="Arial Narrow" w:hAnsi="Arial Narrow" w:cs="Tahoma"/>
          <w:sz w:val="24"/>
          <w:szCs w:val="24"/>
        </w:rPr>
        <w:lastRenderedPageBreak/>
        <w:t>A boxplot with jitter was generated to compare d</w:t>
      </w:r>
      <w:r w:rsidR="000534CB" w:rsidRPr="00D83912">
        <w:rPr>
          <w:rFonts w:ascii="Arial Narrow" w:hAnsi="Arial Narrow" w:cs="Tahoma"/>
          <w:sz w:val="24"/>
          <w:szCs w:val="24"/>
        </w:rPr>
        <w:t>efault rate against school type</w:t>
      </w:r>
      <w:r w:rsidRPr="00D83912">
        <w:rPr>
          <w:rFonts w:ascii="Arial Narrow" w:hAnsi="Arial Narrow" w:cs="Tahoma"/>
          <w:sz w:val="24"/>
          <w:szCs w:val="24"/>
        </w:rPr>
        <w:t xml:space="preserve">. This plot identifies how observations were distributed among the three school types. It shows that the default rates of public institutions are evenly distributed between all default rates. Public institutions also had the highest median default rate. Private institutions had the lowest median default rate, with a majority </w:t>
      </w:r>
      <w:r w:rsidR="000534CB" w:rsidRPr="00D83912">
        <w:rPr>
          <w:rFonts w:ascii="Arial Narrow" w:hAnsi="Arial Narrow" w:cs="Tahoma"/>
          <w:sz w:val="24"/>
          <w:szCs w:val="24"/>
        </w:rPr>
        <w:t>o</w:t>
      </w:r>
      <w:r w:rsidRPr="00D83912">
        <w:rPr>
          <w:rFonts w:ascii="Arial Narrow" w:hAnsi="Arial Narrow" w:cs="Tahoma"/>
          <w:sz w:val="24"/>
          <w:szCs w:val="24"/>
        </w:rPr>
        <w:t>bserving default rates at or below 5 %. This plot also shows population density of each sch</w:t>
      </w:r>
      <w:r w:rsidR="000534CB" w:rsidRPr="00D83912">
        <w:rPr>
          <w:rFonts w:ascii="Arial Narrow" w:hAnsi="Arial Narrow" w:cs="Tahoma"/>
          <w:sz w:val="24"/>
          <w:szCs w:val="24"/>
        </w:rPr>
        <w:t xml:space="preserve">ool type. </w:t>
      </w:r>
      <w:r w:rsidRPr="00D83912">
        <w:rPr>
          <w:rFonts w:ascii="Arial Narrow" w:hAnsi="Arial Narrow" w:cs="Tahoma"/>
          <w:sz w:val="24"/>
          <w:szCs w:val="24"/>
        </w:rPr>
        <w:t>Public institutions were the most represented school type while proprietary institutions were the least represented.</w:t>
      </w:r>
    </w:p>
    <w:p w14:paraId="210F737F" w14:textId="66E088CA" w:rsidR="005D053E" w:rsidRPr="00D83912" w:rsidRDefault="005D053E" w:rsidP="000534CB">
      <w:pPr>
        <w:spacing w:line="480" w:lineRule="auto"/>
        <w:jc w:val="center"/>
        <w:rPr>
          <w:rFonts w:ascii="Arial Narrow" w:hAnsi="Arial Narrow" w:cs="Tahoma"/>
          <w:sz w:val="24"/>
          <w:szCs w:val="24"/>
        </w:rPr>
      </w:pPr>
      <w:r w:rsidRPr="00D83912">
        <w:rPr>
          <w:rFonts w:ascii="Arial Narrow" w:hAnsi="Arial Narrow" w:cs="Tahoma"/>
          <w:noProof/>
          <w:sz w:val="24"/>
          <w:szCs w:val="24"/>
        </w:rPr>
        <w:drawing>
          <wp:anchor distT="0" distB="0" distL="114300" distR="114300" simplePos="0" relativeHeight="251665408" behindDoc="1" locked="0" layoutInCell="1" allowOverlap="1" wp14:anchorId="1CC6FA1C" wp14:editId="694AC999">
            <wp:simplePos x="0" y="0"/>
            <wp:positionH relativeFrom="column">
              <wp:posOffset>1504950</wp:posOffset>
            </wp:positionH>
            <wp:positionV relativeFrom="paragraph">
              <wp:posOffset>0</wp:posOffset>
            </wp:positionV>
            <wp:extent cx="3105150" cy="2228850"/>
            <wp:effectExtent l="0" t="0" r="0" b="0"/>
            <wp:wrapTight wrapText="bothSides">
              <wp:wrapPolygon edited="0">
                <wp:start x="0" y="0"/>
                <wp:lineTo x="0" y="21415"/>
                <wp:lineTo x="21467" y="21415"/>
                <wp:lineTo x="214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2228850"/>
                    </a:xfrm>
                    <a:prstGeom prst="rect">
                      <a:avLst/>
                    </a:prstGeom>
                    <a:noFill/>
                    <a:ln>
                      <a:noFill/>
                    </a:ln>
                  </pic:spPr>
                </pic:pic>
              </a:graphicData>
            </a:graphic>
            <wp14:sizeRelV relativeFrom="margin">
              <wp14:pctHeight>0</wp14:pctHeight>
            </wp14:sizeRelV>
          </wp:anchor>
        </w:drawing>
      </w:r>
    </w:p>
    <w:p w14:paraId="2362AF16" w14:textId="77777777" w:rsidR="000534CB" w:rsidRPr="00D83912" w:rsidRDefault="000534CB" w:rsidP="007A2248">
      <w:pPr>
        <w:spacing w:line="480" w:lineRule="auto"/>
        <w:ind w:firstLine="720"/>
        <w:rPr>
          <w:rFonts w:ascii="Arial Narrow" w:hAnsi="Arial Narrow" w:cs="Tahoma"/>
          <w:sz w:val="24"/>
          <w:szCs w:val="24"/>
        </w:rPr>
      </w:pPr>
    </w:p>
    <w:p w14:paraId="070BF986" w14:textId="77777777" w:rsidR="000534CB" w:rsidRPr="00D83912" w:rsidRDefault="000534CB" w:rsidP="007A2248">
      <w:pPr>
        <w:spacing w:line="480" w:lineRule="auto"/>
        <w:ind w:firstLine="720"/>
        <w:rPr>
          <w:rFonts w:ascii="Arial Narrow" w:hAnsi="Arial Narrow" w:cs="Tahoma"/>
          <w:sz w:val="24"/>
          <w:szCs w:val="24"/>
        </w:rPr>
      </w:pPr>
    </w:p>
    <w:p w14:paraId="7B84E694" w14:textId="77777777" w:rsidR="000534CB" w:rsidRPr="00D83912" w:rsidRDefault="000534CB" w:rsidP="007A2248">
      <w:pPr>
        <w:spacing w:line="480" w:lineRule="auto"/>
        <w:ind w:firstLine="720"/>
        <w:rPr>
          <w:rFonts w:ascii="Arial Narrow" w:hAnsi="Arial Narrow" w:cs="Tahoma"/>
          <w:sz w:val="24"/>
          <w:szCs w:val="24"/>
        </w:rPr>
      </w:pPr>
    </w:p>
    <w:p w14:paraId="66488E2E" w14:textId="77777777" w:rsidR="00D6440E" w:rsidRPr="00D83912" w:rsidRDefault="00D6440E" w:rsidP="007A2248">
      <w:pPr>
        <w:spacing w:line="480" w:lineRule="auto"/>
        <w:ind w:firstLine="720"/>
        <w:rPr>
          <w:rFonts w:ascii="Arial Narrow" w:hAnsi="Arial Narrow" w:cs="Tahoma"/>
          <w:sz w:val="24"/>
          <w:szCs w:val="24"/>
        </w:rPr>
      </w:pPr>
    </w:p>
    <w:p w14:paraId="1F76DE46" w14:textId="77777777" w:rsidR="00681F75" w:rsidRDefault="005D053E" w:rsidP="006A1FFE">
      <w:pPr>
        <w:spacing w:line="480" w:lineRule="auto"/>
        <w:rPr>
          <w:rFonts w:ascii="Arial Narrow" w:hAnsi="Arial Narrow" w:cs="Tahoma"/>
          <w:sz w:val="24"/>
          <w:szCs w:val="24"/>
        </w:rPr>
      </w:pPr>
      <w:r w:rsidRPr="00D83912">
        <w:rPr>
          <w:rFonts w:ascii="Arial Narrow" w:hAnsi="Arial Narrow" w:cs="Tahoma"/>
          <w:sz w:val="24"/>
          <w:szCs w:val="24"/>
        </w:rPr>
        <w:t xml:space="preserve">Through this analysis, school type and default rate appear to be correlated. Private institutions outperform both Public institutions and Proprietary institutions when considering some of the most important metrics the DOE assesses. In addition, public institutions are </w:t>
      </w:r>
      <w:r w:rsidRPr="00D83912">
        <w:rPr>
          <w:rFonts w:ascii="Arial Narrow" w:hAnsi="Arial Narrow" w:cs="Tahoma"/>
          <w:i/>
          <w:sz w:val="24"/>
          <w:szCs w:val="24"/>
        </w:rPr>
        <w:t>least</w:t>
      </w:r>
      <w:r w:rsidRPr="00D83912">
        <w:rPr>
          <w:rFonts w:ascii="Arial Narrow" w:hAnsi="Arial Narrow" w:cs="Tahoma"/>
          <w:sz w:val="24"/>
          <w:szCs w:val="24"/>
        </w:rPr>
        <w:t xml:space="preserve"> likely to meet significant DOE benchmarks. Unfortunately, the analysis doesn’t capture a complete picture of the influence of school type may have on default rates. The levels that are observed in the school type variable are fairly broad. In reality, there are sub-levels within identified DOE levels that would provide greater insight on the significance of this variable (for instance community colleges and public 4-year universities fall within the </w:t>
      </w:r>
      <w:r w:rsidRPr="00D83912">
        <w:rPr>
          <w:rFonts w:ascii="Arial Narrow" w:hAnsi="Arial Narrow" w:cs="Tahoma"/>
          <w:i/>
          <w:sz w:val="24"/>
          <w:szCs w:val="24"/>
        </w:rPr>
        <w:t>same</w:t>
      </w:r>
      <w:r w:rsidRPr="00D83912">
        <w:rPr>
          <w:rFonts w:ascii="Arial Narrow" w:hAnsi="Arial Narrow" w:cs="Tahoma"/>
          <w:sz w:val="24"/>
          <w:szCs w:val="24"/>
        </w:rPr>
        <w:t xml:space="preserve"> level of this dataset, but are different in several facets). Through exploratory analysis, our data offers an interesting perspective on the correlation between school type and default rate. Ultimately, however, added levels to the school type definitions would provide the most valuable insight on how the two variables are related.</w:t>
      </w:r>
    </w:p>
    <w:p w14:paraId="54685376" w14:textId="6AE91755" w:rsidR="007D4867" w:rsidRPr="00D83912" w:rsidRDefault="00DB4735" w:rsidP="007D4867">
      <w:pPr>
        <w:spacing w:line="480" w:lineRule="auto"/>
        <w:rPr>
          <w:ins w:id="12" w:author="Arens, Kristine" w:date="2017-11-05T09:49:00Z"/>
          <w:rFonts w:ascii="Arial Narrow" w:eastAsia="Times New Roman" w:hAnsi="Arial Narrow" w:cs="Tahoma"/>
          <w:sz w:val="24"/>
          <w:szCs w:val="24"/>
        </w:rPr>
      </w:pPr>
      <w:r w:rsidRPr="00D83912">
        <w:rPr>
          <w:rFonts w:ascii="Arial Narrow" w:hAnsi="Arial Narrow" w:cs="Tahoma"/>
          <w:sz w:val="24"/>
          <w:szCs w:val="24"/>
          <w:u w:val="single"/>
        </w:rPr>
        <w:lastRenderedPageBreak/>
        <w:t>Analysis 3:</w:t>
      </w:r>
      <w:r w:rsidRPr="00D83912">
        <w:rPr>
          <w:rFonts w:ascii="Arial Narrow" w:hAnsi="Arial Narrow" w:cs="Tahoma"/>
          <w:sz w:val="24"/>
          <w:szCs w:val="24"/>
        </w:rPr>
        <w:t xml:space="preserve">  </w:t>
      </w:r>
      <w:ins w:id="13" w:author="Arens, Kristine" w:date="2017-11-05T09:49:00Z">
        <w:r w:rsidR="007D4867">
          <w:rPr>
            <w:rFonts w:ascii="Arial Narrow" w:hAnsi="Arial Narrow" w:cs="Tahoma"/>
            <w:sz w:val="24"/>
            <w:szCs w:val="24"/>
          </w:rPr>
          <w:t>A</w:t>
        </w:r>
        <w:r w:rsidR="007D4867" w:rsidRPr="00D83912">
          <w:rPr>
            <w:rFonts w:ascii="Arial Narrow" w:eastAsia="Times New Roman" w:hAnsi="Arial Narrow" w:cs="Tahoma"/>
            <w:sz w:val="24"/>
            <w:szCs w:val="24"/>
          </w:rPr>
          <w:t>re there any relationships between the geographic location of institutions and the default rate?</w:t>
        </w:r>
      </w:ins>
    </w:p>
    <w:p w14:paraId="6F03C3F1" w14:textId="0B310055" w:rsidR="00DD6F50" w:rsidRPr="00D83912" w:rsidRDefault="00DB4735" w:rsidP="006A1FFE">
      <w:pPr>
        <w:spacing w:line="480" w:lineRule="auto"/>
        <w:rPr>
          <w:rFonts w:ascii="Arial Narrow" w:eastAsia="Times New Roman" w:hAnsi="Arial Narrow" w:cs="Tahoma"/>
          <w:sz w:val="24"/>
          <w:szCs w:val="24"/>
        </w:rPr>
      </w:pPr>
      <w:del w:id="14" w:author="Arens, Kristine" w:date="2017-11-05T09:49:00Z">
        <w:r w:rsidRPr="00D83912" w:rsidDel="007D4867">
          <w:rPr>
            <w:rFonts w:ascii="Arial Narrow" w:hAnsi="Arial Narrow" w:cs="Tahoma"/>
            <w:sz w:val="24"/>
            <w:szCs w:val="24"/>
          </w:rPr>
          <w:delText>What geographic areas have the highest and lowest default rates?</w:delText>
        </w:r>
        <w:r w:rsidR="00E63009" w:rsidDel="007D4867">
          <w:rPr>
            <w:rFonts w:ascii="Arial Narrow" w:hAnsi="Arial Narrow" w:cs="Tahoma"/>
            <w:sz w:val="24"/>
            <w:szCs w:val="24"/>
          </w:rPr>
          <w:delText xml:space="preserve">                                             </w:delText>
        </w:r>
      </w:del>
      <w:ins w:id="15" w:author="Arens, Kristine" w:date="2017-11-05T09:50:00Z">
        <w:r w:rsidR="007D4867">
          <w:rPr>
            <w:rFonts w:ascii="Arial Narrow" w:eastAsia="Times New Roman" w:hAnsi="Arial Narrow" w:cs="Tahoma"/>
            <w:sz w:val="24"/>
            <w:szCs w:val="24"/>
          </w:rPr>
          <w:t>T</w:t>
        </w:r>
      </w:ins>
      <w:del w:id="16" w:author="Arens, Kristine" w:date="2017-11-05T09:50:00Z">
        <w:r w:rsidR="00DD6F50" w:rsidRPr="00D83912" w:rsidDel="007D4867">
          <w:rPr>
            <w:rFonts w:ascii="Arial Narrow" w:eastAsia="Times New Roman" w:hAnsi="Arial Narrow" w:cs="Tahoma"/>
            <w:sz w:val="24"/>
            <w:szCs w:val="24"/>
          </w:rPr>
          <w:delText>It was decided t</w:delText>
        </w:r>
      </w:del>
      <w:r w:rsidR="00DD6F50" w:rsidRPr="00D83912">
        <w:rPr>
          <w:rFonts w:ascii="Arial Narrow" w:eastAsia="Times New Roman" w:hAnsi="Arial Narrow" w:cs="Tahoma"/>
          <w:sz w:val="24"/>
          <w:szCs w:val="24"/>
        </w:rPr>
        <w:t xml:space="preserve">he best way to answer the question around relationships of geographic location to student loan default rates was to plot </w:t>
      </w:r>
      <w:r w:rsidR="00C10AEB" w:rsidRPr="00D83912">
        <w:rPr>
          <w:rFonts w:ascii="Arial Narrow" w:eastAsia="Times New Roman" w:hAnsi="Arial Narrow" w:cs="Tahoma"/>
          <w:sz w:val="24"/>
          <w:szCs w:val="24"/>
        </w:rPr>
        <w:t>the data on a U</w:t>
      </w:r>
      <w:r w:rsidR="00894714" w:rsidRPr="00D83912">
        <w:rPr>
          <w:rFonts w:ascii="Arial Narrow" w:eastAsia="Times New Roman" w:hAnsi="Arial Narrow" w:cs="Tahoma"/>
          <w:sz w:val="24"/>
          <w:szCs w:val="24"/>
        </w:rPr>
        <w:t>.</w:t>
      </w:r>
      <w:r w:rsidR="00C10AEB"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00C10AEB" w:rsidRPr="00D83912">
        <w:rPr>
          <w:rFonts w:ascii="Arial Narrow" w:eastAsia="Times New Roman" w:hAnsi="Arial Narrow" w:cs="Tahoma"/>
          <w:sz w:val="24"/>
          <w:szCs w:val="24"/>
        </w:rPr>
        <w:t xml:space="preserve"> map with state outlines,</w:t>
      </w:r>
      <w:r w:rsidR="00592675" w:rsidRPr="00D83912">
        <w:rPr>
          <w:rFonts w:ascii="Arial Narrow" w:eastAsia="Times New Roman" w:hAnsi="Arial Narrow" w:cs="Tahoma"/>
          <w:sz w:val="24"/>
          <w:szCs w:val="24"/>
        </w:rPr>
        <w:t xml:space="preserve"> </w:t>
      </w:r>
      <w:r w:rsidR="00894714" w:rsidRPr="00D83912">
        <w:rPr>
          <w:rFonts w:ascii="Arial Narrow" w:eastAsia="Times New Roman" w:hAnsi="Arial Narrow" w:cs="Tahoma"/>
          <w:sz w:val="24"/>
          <w:szCs w:val="24"/>
        </w:rPr>
        <w:t>enabling us to</w:t>
      </w:r>
      <w:r w:rsidR="00592675" w:rsidRPr="00D83912">
        <w:rPr>
          <w:rFonts w:ascii="Arial Narrow" w:eastAsia="Times New Roman" w:hAnsi="Arial Narrow" w:cs="Tahoma"/>
          <w:sz w:val="24"/>
          <w:szCs w:val="24"/>
        </w:rPr>
        <w:t xml:space="preserve"> </w:t>
      </w:r>
      <w:r w:rsidR="00894714" w:rsidRPr="00D83912">
        <w:rPr>
          <w:rFonts w:ascii="Arial Narrow" w:eastAsia="Times New Roman" w:hAnsi="Arial Narrow" w:cs="Tahoma"/>
          <w:sz w:val="24"/>
          <w:szCs w:val="24"/>
        </w:rPr>
        <w:t>determine whether</w:t>
      </w:r>
      <w:r w:rsidR="00592675" w:rsidRPr="00D83912">
        <w:rPr>
          <w:rFonts w:ascii="Arial Narrow" w:eastAsia="Times New Roman" w:hAnsi="Arial Narrow" w:cs="Tahoma"/>
          <w:sz w:val="24"/>
          <w:szCs w:val="24"/>
        </w:rPr>
        <w:t xml:space="preserve"> specific lo</w:t>
      </w:r>
      <w:r w:rsidR="00DD6F50" w:rsidRPr="00D83912">
        <w:rPr>
          <w:rFonts w:ascii="Arial Narrow" w:eastAsia="Times New Roman" w:hAnsi="Arial Narrow" w:cs="Tahoma"/>
          <w:sz w:val="24"/>
          <w:szCs w:val="24"/>
        </w:rPr>
        <w:t>cations showed hig</w:t>
      </w:r>
      <w:r w:rsidR="00592675" w:rsidRPr="00D83912">
        <w:rPr>
          <w:rFonts w:ascii="Arial Narrow" w:eastAsia="Times New Roman" w:hAnsi="Arial Narrow" w:cs="Tahoma"/>
          <w:sz w:val="24"/>
          <w:szCs w:val="24"/>
        </w:rPr>
        <w:t xml:space="preserve">her density of default rates.  </w:t>
      </w:r>
    </w:p>
    <w:p w14:paraId="57AC5EA5" w14:textId="52D72395" w:rsidR="00DD6F50" w:rsidRPr="00D83912" w:rsidRDefault="00C10AEB" w:rsidP="00592675">
      <w:pPr>
        <w:spacing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Data needed to be adjusted to provide the best viewable maps. One of those adjustments included the exclusion of default rates that were less than 5%.  This resulted in a reduction of 647 schools.  Removing these schools allowed for a less “cluttered” graphic</w:t>
      </w:r>
      <w:r w:rsidR="00592675" w:rsidRPr="00D83912">
        <w:rPr>
          <w:rFonts w:ascii="Arial Narrow" w:eastAsia="Times New Roman" w:hAnsi="Arial Narrow" w:cs="Tahoma"/>
          <w:sz w:val="24"/>
          <w:szCs w:val="24"/>
        </w:rPr>
        <w:t>.  Below is an example of the final graphic</w:t>
      </w:r>
      <w:r w:rsidR="00485C5A" w:rsidRPr="00D83912">
        <w:rPr>
          <w:rFonts w:ascii="Arial Narrow" w:eastAsia="Times New Roman" w:hAnsi="Arial Narrow" w:cs="Tahoma"/>
          <w:sz w:val="24"/>
          <w:szCs w:val="24"/>
        </w:rPr>
        <w:t xml:space="preserve"> for student default rates across the US</w:t>
      </w:r>
      <w:r w:rsidR="00033A61" w:rsidRPr="00D83912">
        <w:rPr>
          <w:rFonts w:ascii="Arial Narrow" w:eastAsia="Times New Roman" w:hAnsi="Arial Narrow" w:cs="Tahoma"/>
          <w:sz w:val="24"/>
          <w:szCs w:val="24"/>
        </w:rPr>
        <w:t xml:space="preserve"> for 2013. The R script allows for user input of the state and year, or the default of the entire U.S. in 2013.</w:t>
      </w:r>
    </w:p>
    <w:p w14:paraId="0095B369" w14:textId="30440BFC" w:rsidR="00592675" w:rsidRPr="00D83912" w:rsidRDefault="00592675" w:rsidP="00592675">
      <w:pPr>
        <w:spacing w:line="480" w:lineRule="auto"/>
        <w:rPr>
          <w:rFonts w:ascii="Arial Narrow" w:eastAsia="Times New Roman" w:hAnsi="Arial Narrow" w:cs="Tahoma"/>
          <w:sz w:val="24"/>
          <w:szCs w:val="24"/>
        </w:rPr>
      </w:pPr>
      <w:r w:rsidRPr="00D83912">
        <w:rPr>
          <w:rFonts w:ascii="Arial Narrow" w:eastAsia="Times New Roman" w:hAnsi="Arial Narrow" w:cs="Tahoma"/>
          <w:noProof/>
          <w:sz w:val="24"/>
          <w:szCs w:val="24"/>
        </w:rPr>
        <w:drawing>
          <wp:inline distT="0" distB="0" distL="0" distR="0" wp14:anchorId="1D71213A" wp14:editId="47787015">
            <wp:extent cx="6325517" cy="2524125"/>
            <wp:effectExtent l="0" t="0" r="0" b="0"/>
            <wp:docPr id="1" name="Picture 1" descr="C:\Users\Kris\AppData\Local\Microsoft\Windows\INetCache\Content.Word\US 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AppData\Local\Microsoft\Windows\INetCache\Content.Word\US Plot.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10180" b="15270"/>
                    <a:stretch/>
                  </pic:blipFill>
                  <pic:spPr bwMode="auto">
                    <a:xfrm>
                      <a:off x="0" y="0"/>
                      <a:ext cx="6388946" cy="2549436"/>
                    </a:xfrm>
                    <a:prstGeom prst="rect">
                      <a:avLst/>
                    </a:prstGeom>
                    <a:noFill/>
                    <a:ln>
                      <a:noFill/>
                    </a:ln>
                    <a:extLst>
                      <a:ext uri="{53640926-AAD7-44D8-BBD7-CCE9431645EC}">
                        <a14:shadowObscured xmlns:a14="http://schemas.microsoft.com/office/drawing/2010/main"/>
                      </a:ext>
                    </a:extLst>
                  </pic:spPr>
                </pic:pic>
              </a:graphicData>
            </a:graphic>
          </wp:inline>
        </w:drawing>
      </w:r>
    </w:p>
    <w:p w14:paraId="2AE64573" w14:textId="2C02F6AE" w:rsidR="00592675" w:rsidRPr="00D83912" w:rsidRDefault="00C10AEB" w:rsidP="00D3530D">
      <w:pPr>
        <w:spacing w:after="0" w:line="480" w:lineRule="auto"/>
        <w:rPr>
          <w:rFonts w:ascii="Arial Narrow" w:eastAsia="Times New Roman" w:hAnsi="Arial Narrow" w:cs="Tahoma"/>
          <w:sz w:val="24"/>
          <w:szCs w:val="24"/>
        </w:rPr>
      </w:pPr>
      <w:r w:rsidRPr="00D83912">
        <w:rPr>
          <w:rFonts w:ascii="Arial Narrow" w:eastAsia="Times New Roman" w:hAnsi="Arial Narrow" w:cs="Tahoma"/>
          <w:sz w:val="24"/>
          <w:szCs w:val="24"/>
        </w:rPr>
        <w:t>There were several obstacles faced when cre</w:t>
      </w:r>
      <w:r w:rsidR="0077791A" w:rsidRPr="00D83912">
        <w:rPr>
          <w:rFonts w:ascii="Arial Narrow" w:eastAsia="Times New Roman" w:hAnsi="Arial Narrow" w:cs="Tahoma"/>
          <w:sz w:val="24"/>
          <w:szCs w:val="24"/>
        </w:rPr>
        <w:t>ating this graphic</w:t>
      </w:r>
      <w:r w:rsidR="006A1FFE" w:rsidRPr="00D83912">
        <w:rPr>
          <w:rFonts w:ascii="Arial Narrow" w:eastAsia="Times New Roman" w:hAnsi="Arial Narrow" w:cs="Tahoma"/>
          <w:sz w:val="24"/>
          <w:szCs w:val="24"/>
        </w:rPr>
        <w:t>, namely</w:t>
      </w:r>
      <w:r w:rsidRPr="00D83912">
        <w:rPr>
          <w:rFonts w:ascii="Arial Narrow" w:eastAsia="Times New Roman" w:hAnsi="Arial Narrow" w:cs="Tahoma"/>
          <w:sz w:val="24"/>
          <w:szCs w:val="24"/>
        </w:rPr>
        <w:t xml:space="preserve"> understanding how to create a </w:t>
      </w:r>
      <w:proofErr w:type="spellStart"/>
      <w:r w:rsidRPr="00D83912">
        <w:rPr>
          <w:rFonts w:ascii="Arial Narrow" w:eastAsia="Times New Roman" w:hAnsi="Arial Narrow" w:cs="Tahoma"/>
          <w:sz w:val="24"/>
          <w:szCs w:val="24"/>
        </w:rPr>
        <w:t>ggplot</w:t>
      </w:r>
      <w:proofErr w:type="spellEnd"/>
      <w:r w:rsidRPr="00D83912">
        <w:rPr>
          <w:rFonts w:ascii="Arial Narrow" w:eastAsia="Times New Roman" w:hAnsi="Arial Narrow" w:cs="Tahoma"/>
          <w:sz w:val="24"/>
          <w:szCs w:val="24"/>
        </w:rPr>
        <w:t xml:space="preserve"> with the U</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map and state outlines.  Another issue was the data contained schools located in all 50 states as well as U</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Territories.  At first these longitude and latitude plots seems like outliers, but they were in fact legitimate locations.  For the purposes of this graphic, the U</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S</w:t>
      </w:r>
      <w:r w:rsidR="00894714" w:rsidRPr="00D83912">
        <w:rPr>
          <w:rFonts w:ascii="Arial Narrow" w:eastAsia="Times New Roman" w:hAnsi="Arial Narrow" w:cs="Tahoma"/>
          <w:sz w:val="24"/>
          <w:szCs w:val="24"/>
        </w:rPr>
        <w:t>.</w:t>
      </w:r>
      <w:r w:rsidRPr="00D83912">
        <w:rPr>
          <w:rFonts w:ascii="Arial Narrow" w:eastAsia="Times New Roman" w:hAnsi="Arial Narrow" w:cs="Tahoma"/>
          <w:sz w:val="24"/>
          <w:szCs w:val="24"/>
        </w:rPr>
        <w:t xml:space="preserve"> Territories as well as Alaska and Hawaii were removed.</w:t>
      </w:r>
      <w:r w:rsidR="0077791A" w:rsidRPr="00D83912">
        <w:rPr>
          <w:rFonts w:ascii="Arial Narrow" w:eastAsia="Times New Roman" w:hAnsi="Arial Narrow" w:cs="Tahoma"/>
          <w:sz w:val="24"/>
          <w:szCs w:val="24"/>
        </w:rPr>
        <w:t xml:space="preserve"> </w:t>
      </w:r>
      <w:r w:rsidR="006A1FFE" w:rsidRPr="00D83912">
        <w:rPr>
          <w:rFonts w:ascii="Arial Narrow" w:eastAsia="Times New Roman" w:hAnsi="Arial Narrow" w:cs="Tahoma"/>
          <w:sz w:val="24"/>
          <w:szCs w:val="24"/>
        </w:rPr>
        <w:t>Another challenge was</w:t>
      </w:r>
      <w:r w:rsidR="0077791A" w:rsidRPr="00D83912">
        <w:rPr>
          <w:rFonts w:ascii="Arial Narrow" w:eastAsia="Times New Roman" w:hAnsi="Arial Narrow" w:cs="Tahoma"/>
          <w:sz w:val="24"/>
          <w:szCs w:val="24"/>
        </w:rPr>
        <w:t xml:space="preserve"> getting the scale of data adjusted in a way the graphic was visually impactful.  The overall </w:t>
      </w:r>
      <w:proofErr w:type="spellStart"/>
      <w:r w:rsidR="0077791A" w:rsidRPr="00D83912">
        <w:rPr>
          <w:rFonts w:ascii="Arial Narrow" w:eastAsia="Times New Roman" w:hAnsi="Arial Narrow" w:cs="Tahoma"/>
          <w:sz w:val="24"/>
          <w:szCs w:val="24"/>
        </w:rPr>
        <w:t>CohortDefaultRate</w:t>
      </w:r>
      <w:proofErr w:type="spellEnd"/>
      <w:r w:rsidR="0077791A" w:rsidRPr="00D83912">
        <w:rPr>
          <w:rFonts w:ascii="Arial Narrow" w:eastAsia="Times New Roman" w:hAnsi="Arial Narrow" w:cs="Tahoma"/>
          <w:sz w:val="24"/>
          <w:szCs w:val="24"/>
        </w:rPr>
        <w:t xml:space="preserve">, which represents the student loan default rate for </w:t>
      </w:r>
      <w:r w:rsidR="0077791A" w:rsidRPr="00D83912">
        <w:rPr>
          <w:rFonts w:ascii="Arial Narrow" w:eastAsia="Times New Roman" w:hAnsi="Arial Narrow" w:cs="Tahoma"/>
          <w:sz w:val="24"/>
          <w:szCs w:val="24"/>
        </w:rPr>
        <w:lastRenderedPageBreak/>
        <w:t>the given school, ranged from 0% - 39.3% with a large grouping of schools in the 10-15% range.  This caused the graphic to look heavy on one color range.  To overcome this problem, a log of the default rate</w:t>
      </w:r>
      <w:r w:rsidR="00894714" w:rsidRPr="00D83912">
        <w:rPr>
          <w:rFonts w:ascii="Arial Narrow" w:eastAsia="Times New Roman" w:hAnsi="Arial Narrow" w:cs="Tahoma"/>
          <w:sz w:val="24"/>
          <w:szCs w:val="24"/>
        </w:rPr>
        <w:t xml:space="preserve"> was performed</w:t>
      </w:r>
      <w:r w:rsidR="0077791A" w:rsidRPr="00D83912">
        <w:rPr>
          <w:rFonts w:ascii="Arial Narrow" w:eastAsia="Times New Roman" w:hAnsi="Arial Narrow" w:cs="Tahoma"/>
          <w:sz w:val="24"/>
          <w:szCs w:val="24"/>
        </w:rPr>
        <w:t xml:space="preserve"> within the graphic to better distribute the color ranges.  </w:t>
      </w:r>
      <w:r w:rsidR="00894714" w:rsidRPr="00D83912">
        <w:rPr>
          <w:rFonts w:ascii="Arial Narrow" w:eastAsia="Times New Roman" w:hAnsi="Arial Narrow" w:cs="Tahoma"/>
          <w:sz w:val="24"/>
          <w:szCs w:val="24"/>
        </w:rPr>
        <w:t>T</w:t>
      </w:r>
      <w:r w:rsidR="00485C5A" w:rsidRPr="00D83912">
        <w:rPr>
          <w:rFonts w:ascii="Arial Narrow" w:eastAsia="Times New Roman" w:hAnsi="Arial Narrow" w:cs="Tahoma"/>
          <w:sz w:val="24"/>
          <w:szCs w:val="24"/>
        </w:rPr>
        <w:t xml:space="preserve">he </w:t>
      </w:r>
      <w:r w:rsidR="00894714" w:rsidRPr="00D83912">
        <w:rPr>
          <w:rFonts w:ascii="Arial Narrow" w:eastAsia="Times New Roman" w:hAnsi="Arial Narrow" w:cs="Tahoma"/>
          <w:sz w:val="24"/>
          <w:szCs w:val="24"/>
        </w:rPr>
        <w:t xml:space="preserve">graphic </w:t>
      </w:r>
      <w:r w:rsidR="00485C5A" w:rsidRPr="00D83912">
        <w:rPr>
          <w:rFonts w:ascii="Arial Narrow" w:eastAsia="Times New Roman" w:hAnsi="Arial Narrow" w:cs="Tahoma"/>
          <w:sz w:val="24"/>
          <w:szCs w:val="24"/>
        </w:rPr>
        <w:t xml:space="preserve">shows the </w:t>
      </w:r>
      <w:r w:rsidR="006A1FFE" w:rsidRPr="00D83912">
        <w:rPr>
          <w:rFonts w:ascii="Arial Narrow" w:eastAsia="Times New Roman" w:hAnsi="Arial Narrow" w:cs="Tahoma"/>
          <w:sz w:val="24"/>
          <w:szCs w:val="24"/>
        </w:rPr>
        <w:t>South-East region of the U.S.</w:t>
      </w:r>
      <w:r w:rsidR="00485C5A" w:rsidRPr="00D83912">
        <w:rPr>
          <w:rFonts w:ascii="Arial Narrow" w:eastAsia="Times New Roman" w:hAnsi="Arial Narrow" w:cs="Tahoma"/>
          <w:sz w:val="24"/>
          <w:szCs w:val="24"/>
        </w:rPr>
        <w:t xml:space="preserve"> </w:t>
      </w:r>
      <w:r w:rsidR="00894714" w:rsidRPr="00D83912">
        <w:rPr>
          <w:rFonts w:ascii="Arial Narrow" w:eastAsia="Times New Roman" w:hAnsi="Arial Narrow" w:cs="Tahoma"/>
          <w:sz w:val="24"/>
          <w:szCs w:val="24"/>
        </w:rPr>
        <w:t>appear to have</w:t>
      </w:r>
      <w:r w:rsidR="00485C5A" w:rsidRPr="00D83912">
        <w:rPr>
          <w:rFonts w:ascii="Arial Narrow" w:eastAsia="Times New Roman" w:hAnsi="Arial Narrow" w:cs="Tahoma"/>
          <w:sz w:val="24"/>
          <w:szCs w:val="24"/>
        </w:rPr>
        <w:t xml:space="preserve"> the highest density of default loan rates.  </w:t>
      </w:r>
      <w:r w:rsidR="00033A61" w:rsidRPr="00D83912">
        <w:rPr>
          <w:rFonts w:ascii="Arial Narrow" w:eastAsia="Times New Roman" w:hAnsi="Arial Narrow" w:cs="Tahoma"/>
          <w:sz w:val="24"/>
          <w:szCs w:val="24"/>
        </w:rPr>
        <w:t xml:space="preserve">The </w:t>
      </w:r>
      <w:r w:rsidR="006A1FFE" w:rsidRPr="00D83912">
        <w:rPr>
          <w:rFonts w:ascii="Arial Narrow" w:eastAsia="Times New Roman" w:hAnsi="Arial Narrow" w:cs="Tahoma"/>
          <w:sz w:val="24"/>
          <w:szCs w:val="24"/>
        </w:rPr>
        <w:t>N</w:t>
      </w:r>
      <w:r w:rsidR="00033A61" w:rsidRPr="00D83912">
        <w:rPr>
          <w:rFonts w:ascii="Arial Narrow" w:eastAsia="Times New Roman" w:hAnsi="Arial Narrow" w:cs="Tahoma"/>
          <w:sz w:val="24"/>
          <w:szCs w:val="24"/>
        </w:rPr>
        <w:t>orth</w:t>
      </w:r>
      <w:r w:rsidR="006A1FFE" w:rsidRPr="00D83912">
        <w:rPr>
          <w:rFonts w:ascii="Arial Narrow" w:eastAsia="Times New Roman" w:hAnsi="Arial Narrow" w:cs="Tahoma"/>
          <w:sz w:val="24"/>
          <w:szCs w:val="24"/>
        </w:rPr>
        <w:t>-E</w:t>
      </w:r>
      <w:r w:rsidR="00033A61" w:rsidRPr="00D83912">
        <w:rPr>
          <w:rFonts w:ascii="Arial Narrow" w:eastAsia="Times New Roman" w:hAnsi="Arial Narrow" w:cs="Tahoma"/>
          <w:sz w:val="24"/>
          <w:szCs w:val="24"/>
        </w:rPr>
        <w:t>ast appears to have the lowest default rates.</w:t>
      </w:r>
    </w:p>
    <w:p w14:paraId="3D7B4955" w14:textId="29239663" w:rsidR="00DA244A" w:rsidRDefault="00DA244A" w:rsidP="00FD5F32">
      <w:pPr>
        <w:spacing w:line="480" w:lineRule="auto"/>
        <w:jc w:val="center"/>
        <w:rPr>
          <w:rFonts w:ascii="Arial Narrow" w:hAnsi="Arial Narrow" w:cs="Tahoma"/>
          <w:sz w:val="24"/>
          <w:szCs w:val="24"/>
          <w:u w:val="single"/>
        </w:rPr>
      </w:pPr>
      <w:r w:rsidRPr="00D83912">
        <w:rPr>
          <w:rFonts w:ascii="Arial Narrow" w:hAnsi="Arial Narrow" w:cs="Tahoma"/>
          <w:sz w:val="24"/>
          <w:szCs w:val="24"/>
          <w:u w:val="single"/>
        </w:rPr>
        <w:t>Summary of analysis</w:t>
      </w:r>
    </w:p>
    <w:p w14:paraId="554D1022" w14:textId="2D211326" w:rsidR="00E63009" w:rsidRPr="00E63009" w:rsidRDefault="00E63009" w:rsidP="00E63009">
      <w:pPr>
        <w:spacing w:line="480" w:lineRule="auto"/>
        <w:rPr>
          <w:rFonts w:ascii="Arial Narrow" w:hAnsi="Arial Narrow" w:cs="Tahoma"/>
          <w:sz w:val="24"/>
          <w:szCs w:val="24"/>
        </w:rPr>
      </w:pPr>
      <w:r>
        <w:rPr>
          <w:rFonts w:ascii="Arial Narrow" w:hAnsi="Arial Narrow" w:cs="Tahoma"/>
          <w:sz w:val="24"/>
          <w:szCs w:val="24"/>
        </w:rPr>
        <w:t>The analysis completed for each of our initial questions provided insight into what factors influenced an institution’s default rate.  Below is a summary:</w:t>
      </w:r>
    </w:p>
    <w:p w14:paraId="63041A95" w14:textId="3B4B074B" w:rsidR="00AA352D" w:rsidRPr="00D83912" w:rsidRDefault="00FD5F32" w:rsidP="00FD5F32">
      <w:pPr>
        <w:spacing w:line="480" w:lineRule="auto"/>
        <w:rPr>
          <w:rFonts w:ascii="Arial Narrow" w:hAnsi="Arial Narrow" w:cs="Tahoma"/>
          <w:sz w:val="24"/>
          <w:szCs w:val="24"/>
        </w:rPr>
      </w:pPr>
      <w:r w:rsidRPr="00D83912">
        <w:rPr>
          <w:rFonts w:ascii="Arial Narrow" w:hAnsi="Arial Narrow" w:cs="Tahoma"/>
          <w:sz w:val="24"/>
          <w:szCs w:val="24"/>
          <w:u w:val="single"/>
        </w:rPr>
        <w:t>Question 1</w:t>
      </w:r>
      <w:r w:rsidRPr="00D83912">
        <w:rPr>
          <w:rFonts w:ascii="Arial Narrow" w:hAnsi="Arial Narrow" w:cs="Tahoma"/>
          <w:sz w:val="24"/>
          <w:szCs w:val="24"/>
        </w:rPr>
        <w:t xml:space="preserve">- Influence of tuition cost and program length on default rates:  </w:t>
      </w:r>
      <w:r w:rsidR="00A11646" w:rsidRPr="00D83912">
        <w:rPr>
          <w:rFonts w:ascii="Arial Narrow" w:hAnsi="Arial Narrow" w:cs="Tahoma"/>
          <w:sz w:val="24"/>
          <w:szCs w:val="24"/>
        </w:rPr>
        <w:t>Both tuition cost and program length are significantly negatively correlated with loan default rates</w:t>
      </w:r>
      <w:r w:rsidR="00E63009">
        <w:rPr>
          <w:rFonts w:ascii="Arial Narrow" w:hAnsi="Arial Narrow" w:cs="Tahoma"/>
          <w:sz w:val="24"/>
          <w:szCs w:val="24"/>
        </w:rPr>
        <w:t>.  The lower the tuition cost and the shorter the program length, the higher the institution’s default rate.</w:t>
      </w:r>
      <w:r w:rsidR="00A11646" w:rsidRPr="00D83912">
        <w:rPr>
          <w:rFonts w:ascii="Arial Narrow" w:hAnsi="Arial Narrow" w:cs="Tahoma"/>
          <w:sz w:val="24"/>
          <w:szCs w:val="24"/>
        </w:rPr>
        <w:tab/>
      </w:r>
    </w:p>
    <w:p w14:paraId="67FA4582" w14:textId="6A646D77" w:rsidR="00AA352D" w:rsidRPr="00D83912" w:rsidRDefault="00FD5F32" w:rsidP="00FD5F32">
      <w:pPr>
        <w:tabs>
          <w:tab w:val="num" w:pos="3600"/>
        </w:tabs>
        <w:spacing w:line="480" w:lineRule="auto"/>
        <w:rPr>
          <w:rFonts w:ascii="Arial Narrow" w:hAnsi="Arial Narrow" w:cs="Tahoma"/>
          <w:sz w:val="24"/>
          <w:szCs w:val="24"/>
        </w:rPr>
      </w:pPr>
      <w:r w:rsidRPr="00D83912">
        <w:rPr>
          <w:rFonts w:ascii="Arial Narrow" w:hAnsi="Arial Narrow" w:cs="Tahoma"/>
          <w:sz w:val="24"/>
          <w:szCs w:val="24"/>
          <w:u w:val="single"/>
        </w:rPr>
        <w:t>Question 2</w:t>
      </w:r>
      <w:r w:rsidRPr="00D83912">
        <w:rPr>
          <w:rFonts w:ascii="Arial Narrow" w:hAnsi="Arial Narrow" w:cs="Tahoma"/>
          <w:sz w:val="24"/>
          <w:szCs w:val="24"/>
        </w:rPr>
        <w:t xml:space="preserve"> - Correlations between school type and default rate: </w:t>
      </w:r>
      <w:r w:rsidR="00A11646" w:rsidRPr="00D83912">
        <w:rPr>
          <w:rFonts w:ascii="Arial Narrow" w:hAnsi="Arial Narrow" w:cs="Tahoma"/>
          <w:sz w:val="24"/>
          <w:szCs w:val="24"/>
        </w:rPr>
        <w:t>Public institutions have the highest default rates</w:t>
      </w:r>
      <w:r w:rsidRPr="00D83912">
        <w:rPr>
          <w:rFonts w:ascii="Arial Narrow" w:hAnsi="Arial Narrow" w:cs="Tahoma"/>
          <w:sz w:val="24"/>
          <w:szCs w:val="24"/>
        </w:rPr>
        <w:t xml:space="preserve"> while P</w:t>
      </w:r>
      <w:r w:rsidR="00A11646" w:rsidRPr="00D83912">
        <w:rPr>
          <w:rFonts w:ascii="Arial Narrow" w:hAnsi="Arial Narrow" w:cs="Tahoma"/>
          <w:sz w:val="24"/>
          <w:szCs w:val="24"/>
        </w:rPr>
        <w:t>rivate institutions have the lowest default rates</w:t>
      </w:r>
      <w:r w:rsidRPr="00D83912">
        <w:rPr>
          <w:rFonts w:ascii="Arial Narrow" w:hAnsi="Arial Narrow" w:cs="Tahoma"/>
          <w:sz w:val="24"/>
          <w:szCs w:val="24"/>
        </w:rPr>
        <w:t>.</w:t>
      </w:r>
      <w:r w:rsidR="00A11646" w:rsidRPr="00D83912">
        <w:rPr>
          <w:rFonts w:ascii="Arial Narrow" w:hAnsi="Arial Narrow" w:cs="Tahoma"/>
          <w:sz w:val="24"/>
          <w:szCs w:val="24"/>
        </w:rPr>
        <w:tab/>
      </w:r>
    </w:p>
    <w:p w14:paraId="4607B2B6" w14:textId="7A9ED0FF" w:rsidR="00AA352D" w:rsidRPr="00D83912" w:rsidRDefault="00FD5F32" w:rsidP="00FD5F32">
      <w:pPr>
        <w:tabs>
          <w:tab w:val="num" w:pos="3600"/>
        </w:tabs>
        <w:spacing w:line="480" w:lineRule="auto"/>
        <w:rPr>
          <w:rFonts w:ascii="Arial Narrow" w:hAnsi="Arial Narrow" w:cs="Tahoma"/>
          <w:sz w:val="24"/>
          <w:szCs w:val="24"/>
        </w:rPr>
      </w:pPr>
      <w:r w:rsidRPr="00D83912">
        <w:rPr>
          <w:rFonts w:ascii="Arial Narrow" w:hAnsi="Arial Narrow" w:cs="Tahoma"/>
          <w:sz w:val="24"/>
          <w:szCs w:val="24"/>
          <w:u w:val="single"/>
        </w:rPr>
        <w:t>Question 3</w:t>
      </w:r>
      <w:r w:rsidRPr="00D83912">
        <w:rPr>
          <w:rFonts w:ascii="Arial Narrow" w:hAnsi="Arial Narrow" w:cs="Tahoma"/>
          <w:sz w:val="24"/>
          <w:szCs w:val="24"/>
        </w:rPr>
        <w:t xml:space="preserve"> - What geographic areas have the highest and lowest default rates: </w:t>
      </w:r>
      <w:r w:rsidR="00A11646" w:rsidRPr="00D83912">
        <w:rPr>
          <w:rFonts w:ascii="Arial Narrow" w:hAnsi="Arial Narrow" w:cs="Tahoma"/>
          <w:sz w:val="24"/>
          <w:szCs w:val="24"/>
        </w:rPr>
        <w:t>States in the North</w:t>
      </w:r>
      <w:r w:rsidR="007C3B79" w:rsidRPr="00D83912">
        <w:rPr>
          <w:rFonts w:ascii="Arial Narrow" w:hAnsi="Arial Narrow" w:cs="Tahoma"/>
          <w:sz w:val="24"/>
          <w:szCs w:val="24"/>
        </w:rPr>
        <w:t>-</w:t>
      </w:r>
      <w:r w:rsidR="00A11646" w:rsidRPr="00D83912">
        <w:rPr>
          <w:rFonts w:ascii="Arial Narrow" w:hAnsi="Arial Narrow" w:cs="Tahoma"/>
          <w:sz w:val="24"/>
          <w:szCs w:val="24"/>
        </w:rPr>
        <w:t>East region of the U.S. have lower default rates</w:t>
      </w:r>
      <w:r w:rsidRPr="00D83912">
        <w:rPr>
          <w:rFonts w:ascii="Arial Narrow" w:hAnsi="Arial Narrow" w:cs="Tahoma"/>
          <w:sz w:val="24"/>
          <w:szCs w:val="24"/>
        </w:rPr>
        <w:t>, while s</w:t>
      </w:r>
      <w:r w:rsidR="00A11646" w:rsidRPr="00D83912">
        <w:rPr>
          <w:rFonts w:ascii="Arial Narrow" w:hAnsi="Arial Narrow" w:cs="Tahoma"/>
          <w:sz w:val="24"/>
          <w:szCs w:val="24"/>
        </w:rPr>
        <w:t>tates in the South</w:t>
      </w:r>
      <w:r w:rsidR="007C3B79" w:rsidRPr="00D83912">
        <w:rPr>
          <w:rFonts w:ascii="Arial Narrow" w:hAnsi="Arial Narrow" w:cs="Tahoma"/>
          <w:sz w:val="24"/>
          <w:szCs w:val="24"/>
        </w:rPr>
        <w:t>-</w:t>
      </w:r>
      <w:r w:rsidR="00A11646" w:rsidRPr="00D83912">
        <w:rPr>
          <w:rFonts w:ascii="Arial Narrow" w:hAnsi="Arial Narrow" w:cs="Tahoma"/>
          <w:sz w:val="24"/>
          <w:szCs w:val="24"/>
        </w:rPr>
        <w:t>East region have higher default rates</w:t>
      </w:r>
      <w:r w:rsidRPr="00D83912">
        <w:rPr>
          <w:rFonts w:ascii="Arial Narrow" w:hAnsi="Arial Narrow" w:cs="Tahoma"/>
          <w:sz w:val="24"/>
          <w:szCs w:val="24"/>
        </w:rPr>
        <w:t>.</w:t>
      </w:r>
      <w:r w:rsidR="00E63009">
        <w:rPr>
          <w:rFonts w:ascii="Arial Narrow" w:hAnsi="Arial Narrow" w:cs="Tahoma"/>
          <w:sz w:val="24"/>
          <w:szCs w:val="24"/>
        </w:rPr>
        <w:t xml:space="preserve">  This may be due to a higher cost of living and higher salaries in the </w:t>
      </w:r>
      <w:r w:rsidR="00A11646">
        <w:rPr>
          <w:rFonts w:ascii="Arial Narrow" w:hAnsi="Arial Narrow" w:cs="Tahoma"/>
          <w:sz w:val="24"/>
          <w:szCs w:val="24"/>
        </w:rPr>
        <w:t xml:space="preserve">U.S.’s </w:t>
      </w:r>
      <w:r w:rsidR="00E63009">
        <w:rPr>
          <w:rFonts w:ascii="Arial Narrow" w:hAnsi="Arial Narrow" w:cs="Tahoma"/>
          <w:sz w:val="24"/>
          <w:szCs w:val="24"/>
        </w:rPr>
        <w:t>North-East region.</w:t>
      </w:r>
    </w:p>
    <w:p w14:paraId="14681A1C" w14:textId="77777777" w:rsidR="00FD5F32" w:rsidRPr="00D26772" w:rsidRDefault="00FD5F32" w:rsidP="005B1A57">
      <w:pPr>
        <w:jc w:val="center"/>
        <w:rPr>
          <w:rFonts w:ascii="Times New Roman" w:hAnsi="Times New Roman" w:cs="Times New Roman"/>
          <w:sz w:val="24"/>
          <w:szCs w:val="24"/>
          <w:u w:val="single"/>
        </w:rPr>
      </w:pPr>
    </w:p>
    <w:sectPr w:rsidR="00FD5F32" w:rsidRPr="00D26772" w:rsidSect="003649C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C53D3"/>
    <w:multiLevelType w:val="hybridMultilevel"/>
    <w:tmpl w:val="22B85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732B2"/>
    <w:multiLevelType w:val="hybridMultilevel"/>
    <w:tmpl w:val="212E2696"/>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90460C"/>
    <w:multiLevelType w:val="hybridMultilevel"/>
    <w:tmpl w:val="10E4629A"/>
    <w:lvl w:ilvl="0" w:tplc="1CF0A288">
      <w:start w:val="1"/>
      <w:numFmt w:val="bullet"/>
      <w:lvlText w:val="•"/>
      <w:lvlJc w:val="left"/>
      <w:pPr>
        <w:tabs>
          <w:tab w:val="num" w:pos="720"/>
        </w:tabs>
        <w:ind w:left="720" w:hanging="360"/>
      </w:pPr>
      <w:rPr>
        <w:rFonts w:ascii="Arial" w:hAnsi="Arial" w:hint="default"/>
      </w:rPr>
    </w:lvl>
    <w:lvl w:ilvl="1" w:tplc="DC507F5E" w:tentative="1">
      <w:start w:val="1"/>
      <w:numFmt w:val="bullet"/>
      <w:lvlText w:val="•"/>
      <w:lvlJc w:val="left"/>
      <w:pPr>
        <w:tabs>
          <w:tab w:val="num" w:pos="1440"/>
        </w:tabs>
        <w:ind w:left="1440" w:hanging="360"/>
      </w:pPr>
      <w:rPr>
        <w:rFonts w:ascii="Arial" w:hAnsi="Arial" w:hint="default"/>
      </w:rPr>
    </w:lvl>
    <w:lvl w:ilvl="2" w:tplc="CE80B296" w:tentative="1">
      <w:start w:val="1"/>
      <w:numFmt w:val="bullet"/>
      <w:lvlText w:val="•"/>
      <w:lvlJc w:val="left"/>
      <w:pPr>
        <w:tabs>
          <w:tab w:val="num" w:pos="2160"/>
        </w:tabs>
        <w:ind w:left="2160" w:hanging="360"/>
      </w:pPr>
      <w:rPr>
        <w:rFonts w:ascii="Arial" w:hAnsi="Arial" w:hint="default"/>
      </w:rPr>
    </w:lvl>
    <w:lvl w:ilvl="3" w:tplc="AD5ADB94" w:tentative="1">
      <w:start w:val="1"/>
      <w:numFmt w:val="bullet"/>
      <w:lvlText w:val="•"/>
      <w:lvlJc w:val="left"/>
      <w:pPr>
        <w:tabs>
          <w:tab w:val="num" w:pos="2880"/>
        </w:tabs>
        <w:ind w:left="2880" w:hanging="360"/>
      </w:pPr>
      <w:rPr>
        <w:rFonts w:ascii="Arial" w:hAnsi="Arial" w:hint="default"/>
      </w:rPr>
    </w:lvl>
    <w:lvl w:ilvl="4" w:tplc="6D968BCC">
      <w:start w:val="1"/>
      <w:numFmt w:val="bullet"/>
      <w:lvlText w:val="•"/>
      <w:lvlJc w:val="left"/>
      <w:pPr>
        <w:tabs>
          <w:tab w:val="num" w:pos="3600"/>
        </w:tabs>
        <w:ind w:left="3600" w:hanging="360"/>
      </w:pPr>
      <w:rPr>
        <w:rFonts w:ascii="Arial" w:hAnsi="Arial" w:hint="default"/>
      </w:rPr>
    </w:lvl>
    <w:lvl w:ilvl="5" w:tplc="A274BD1C" w:tentative="1">
      <w:start w:val="1"/>
      <w:numFmt w:val="bullet"/>
      <w:lvlText w:val="•"/>
      <w:lvlJc w:val="left"/>
      <w:pPr>
        <w:tabs>
          <w:tab w:val="num" w:pos="4320"/>
        </w:tabs>
        <w:ind w:left="4320" w:hanging="360"/>
      </w:pPr>
      <w:rPr>
        <w:rFonts w:ascii="Arial" w:hAnsi="Arial" w:hint="default"/>
      </w:rPr>
    </w:lvl>
    <w:lvl w:ilvl="6" w:tplc="69D45290" w:tentative="1">
      <w:start w:val="1"/>
      <w:numFmt w:val="bullet"/>
      <w:lvlText w:val="•"/>
      <w:lvlJc w:val="left"/>
      <w:pPr>
        <w:tabs>
          <w:tab w:val="num" w:pos="5040"/>
        </w:tabs>
        <w:ind w:left="5040" w:hanging="360"/>
      </w:pPr>
      <w:rPr>
        <w:rFonts w:ascii="Arial" w:hAnsi="Arial" w:hint="default"/>
      </w:rPr>
    </w:lvl>
    <w:lvl w:ilvl="7" w:tplc="F02A3B38" w:tentative="1">
      <w:start w:val="1"/>
      <w:numFmt w:val="bullet"/>
      <w:lvlText w:val="•"/>
      <w:lvlJc w:val="left"/>
      <w:pPr>
        <w:tabs>
          <w:tab w:val="num" w:pos="5760"/>
        </w:tabs>
        <w:ind w:left="5760" w:hanging="360"/>
      </w:pPr>
      <w:rPr>
        <w:rFonts w:ascii="Arial" w:hAnsi="Arial" w:hint="default"/>
      </w:rPr>
    </w:lvl>
    <w:lvl w:ilvl="8" w:tplc="59D0E7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B82B2E"/>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BF0926"/>
    <w:multiLevelType w:val="hybridMultilevel"/>
    <w:tmpl w:val="C396F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2A525D"/>
    <w:multiLevelType w:val="hybridMultilevel"/>
    <w:tmpl w:val="E6E8EF62"/>
    <w:lvl w:ilvl="0" w:tplc="84A8A9AA">
      <w:start w:val="2"/>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FF38CB"/>
    <w:multiLevelType w:val="hybridMultilevel"/>
    <w:tmpl w:val="212E2696"/>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7675EB0"/>
    <w:multiLevelType w:val="hybridMultilevel"/>
    <w:tmpl w:val="DB1EC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7C4174"/>
    <w:multiLevelType w:val="hybridMultilevel"/>
    <w:tmpl w:val="810E7E42"/>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DB0F87"/>
    <w:multiLevelType w:val="hybridMultilevel"/>
    <w:tmpl w:val="9EF0FA54"/>
    <w:lvl w:ilvl="0" w:tplc="229C0CE2">
      <w:start w:val="1"/>
      <w:numFmt w:val="bullet"/>
      <w:lvlText w:val="•"/>
      <w:lvlJc w:val="left"/>
      <w:pPr>
        <w:tabs>
          <w:tab w:val="num" w:pos="720"/>
        </w:tabs>
        <w:ind w:left="720" w:hanging="360"/>
      </w:pPr>
      <w:rPr>
        <w:rFonts w:ascii="Arial" w:hAnsi="Arial" w:hint="default"/>
      </w:rPr>
    </w:lvl>
    <w:lvl w:ilvl="1" w:tplc="86701E70" w:tentative="1">
      <w:start w:val="1"/>
      <w:numFmt w:val="bullet"/>
      <w:lvlText w:val="•"/>
      <w:lvlJc w:val="left"/>
      <w:pPr>
        <w:tabs>
          <w:tab w:val="num" w:pos="1440"/>
        </w:tabs>
        <w:ind w:left="1440" w:hanging="360"/>
      </w:pPr>
      <w:rPr>
        <w:rFonts w:ascii="Arial" w:hAnsi="Arial" w:hint="default"/>
      </w:rPr>
    </w:lvl>
    <w:lvl w:ilvl="2" w:tplc="316452B8" w:tentative="1">
      <w:start w:val="1"/>
      <w:numFmt w:val="bullet"/>
      <w:lvlText w:val="•"/>
      <w:lvlJc w:val="left"/>
      <w:pPr>
        <w:tabs>
          <w:tab w:val="num" w:pos="2160"/>
        </w:tabs>
        <w:ind w:left="2160" w:hanging="360"/>
      </w:pPr>
      <w:rPr>
        <w:rFonts w:ascii="Arial" w:hAnsi="Arial" w:hint="default"/>
      </w:rPr>
    </w:lvl>
    <w:lvl w:ilvl="3" w:tplc="F14EF252" w:tentative="1">
      <w:start w:val="1"/>
      <w:numFmt w:val="bullet"/>
      <w:lvlText w:val="•"/>
      <w:lvlJc w:val="left"/>
      <w:pPr>
        <w:tabs>
          <w:tab w:val="num" w:pos="2880"/>
        </w:tabs>
        <w:ind w:left="2880" w:hanging="360"/>
      </w:pPr>
      <w:rPr>
        <w:rFonts w:ascii="Arial" w:hAnsi="Arial" w:hint="default"/>
      </w:rPr>
    </w:lvl>
    <w:lvl w:ilvl="4" w:tplc="F4E6B8EC">
      <w:start w:val="1"/>
      <w:numFmt w:val="bullet"/>
      <w:lvlText w:val="•"/>
      <w:lvlJc w:val="left"/>
      <w:pPr>
        <w:tabs>
          <w:tab w:val="num" w:pos="3600"/>
        </w:tabs>
        <w:ind w:left="3600" w:hanging="360"/>
      </w:pPr>
      <w:rPr>
        <w:rFonts w:ascii="Arial" w:hAnsi="Arial" w:hint="default"/>
      </w:rPr>
    </w:lvl>
    <w:lvl w:ilvl="5" w:tplc="B14A1450" w:tentative="1">
      <w:start w:val="1"/>
      <w:numFmt w:val="bullet"/>
      <w:lvlText w:val="•"/>
      <w:lvlJc w:val="left"/>
      <w:pPr>
        <w:tabs>
          <w:tab w:val="num" w:pos="4320"/>
        </w:tabs>
        <w:ind w:left="4320" w:hanging="360"/>
      </w:pPr>
      <w:rPr>
        <w:rFonts w:ascii="Arial" w:hAnsi="Arial" w:hint="default"/>
      </w:rPr>
    </w:lvl>
    <w:lvl w:ilvl="6" w:tplc="C4D81D66" w:tentative="1">
      <w:start w:val="1"/>
      <w:numFmt w:val="bullet"/>
      <w:lvlText w:val="•"/>
      <w:lvlJc w:val="left"/>
      <w:pPr>
        <w:tabs>
          <w:tab w:val="num" w:pos="5040"/>
        </w:tabs>
        <w:ind w:left="5040" w:hanging="360"/>
      </w:pPr>
      <w:rPr>
        <w:rFonts w:ascii="Arial" w:hAnsi="Arial" w:hint="default"/>
      </w:rPr>
    </w:lvl>
    <w:lvl w:ilvl="7" w:tplc="12602E8C" w:tentative="1">
      <w:start w:val="1"/>
      <w:numFmt w:val="bullet"/>
      <w:lvlText w:val="•"/>
      <w:lvlJc w:val="left"/>
      <w:pPr>
        <w:tabs>
          <w:tab w:val="num" w:pos="5760"/>
        </w:tabs>
        <w:ind w:left="5760" w:hanging="360"/>
      </w:pPr>
      <w:rPr>
        <w:rFonts w:ascii="Arial" w:hAnsi="Arial" w:hint="default"/>
      </w:rPr>
    </w:lvl>
    <w:lvl w:ilvl="8" w:tplc="0D5E4C3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6662738"/>
    <w:multiLevelType w:val="hybridMultilevel"/>
    <w:tmpl w:val="EF60B88E"/>
    <w:lvl w:ilvl="0" w:tplc="E5F44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0CE551F"/>
    <w:multiLevelType w:val="hybridMultilevel"/>
    <w:tmpl w:val="19CAB014"/>
    <w:lvl w:ilvl="0" w:tplc="16CC0DBA">
      <w:start w:val="1"/>
      <w:numFmt w:val="decimal"/>
      <w:lvlText w:val="%1."/>
      <w:lvlJc w:val="left"/>
      <w:pPr>
        <w:ind w:left="360" w:hanging="360"/>
      </w:pPr>
      <w:rPr>
        <w:rFonts w:hint="default"/>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543D6C"/>
    <w:multiLevelType w:val="hybridMultilevel"/>
    <w:tmpl w:val="1DA24292"/>
    <w:lvl w:ilvl="0" w:tplc="3274E7E2">
      <w:start w:val="1"/>
      <w:numFmt w:val="bullet"/>
      <w:lvlText w:val="•"/>
      <w:lvlJc w:val="left"/>
      <w:pPr>
        <w:tabs>
          <w:tab w:val="num" w:pos="720"/>
        </w:tabs>
        <w:ind w:left="720" w:hanging="360"/>
      </w:pPr>
      <w:rPr>
        <w:rFonts w:ascii="Arial" w:hAnsi="Arial" w:hint="default"/>
      </w:rPr>
    </w:lvl>
    <w:lvl w:ilvl="1" w:tplc="8ED03D9E" w:tentative="1">
      <w:start w:val="1"/>
      <w:numFmt w:val="bullet"/>
      <w:lvlText w:val="•"/>
      <w:lvlJc w:val="left"/>
      <w:pPr>
        <w:tabs>
          <w:tab w:val="num" w:pos="1440"/>
        </w:tabs>
        <w:ind w:left="1440" w:hanging="360"/>
      </w:pPr>
      <w:rPr>
        <w:rFonts w:ascii="Arial" w:hAnsi="Arial" w:hint="default"/>
      </w:rPr>
    </w:lvl>
    <w:lvl w:ilvl="2" w:tplc="2306FD04" w:tentative="1">
      <w:start w:val="1"/>
      <w:numFmt w:val="bullet"/>
      <w:lvlText w:val="•"/>
      <w:lvlJc w:val="left"/>
      <w:pPr>
        <w:tabs>
          <w:tab w:val="num" w:pos="2160"/>
        </w:tabs>
        <w:ind w:left="2160" w:hanging="360"/>
      </w:pPr>
      <w:rPr>
        <w:rFonts w:ascii="Arial" w:hAnsi="Arial" w:hint="default"/>
      </w:rPr>
    </w:lvl>
    <w:lvl w:ilvl="3" w:tplc="18CA7AE8" w:tentative="1">
      <w:start w:val="1"/>
      <w:numFmt w:val="bullet"/>
      <w:lvlText w:val="•"/>
      <w:lvlJc w:val="left"/>
      <w:pPr>
        <w:tabs>
          <w:tab w:val="num" w:pos="2880"/>
        </w:tabs>
        <w:ind w:left="2880" w:hanging="360"/>
      </w:pPr>
      <w:rPr>
        <w:rFonts w:ascii="Arial" w:hAnsi="Arial" w:hint="default"/>
      </w:rPr>
    </w:lvl>
    <w:lvl w:ilvl="4" w:tplc="782CB8D2">
      <w:start w:val="1"/>
      <w:numFmt w:val="bullet"/>
      <w:lvlText w:val="•"/>
      <w:lvlJc w:val="left"/>
      <w:pPr>
        <w:tabs>
          <w:tab w:val="num" w:pos="3600"/>
        </w:tabs>
        <w:ind w:left="3600" w:hanging="360"/>
      </w:pPr>
      <w:rPr>
        <w:rFonts w:ascii="Arial" w:hAnsi="Arial" w:hint="default"/>
      </w:rPr>
    </w:lvl>
    <w:lvl w:ilvl="5" w:tplc="06BA7840" w:tentative="1">
      <w:start w:val="1"/>
      <w:numFmt w:val="bullet"/>
      <w:lvlText w:val="•"/>
      <w:lvlJc w:val="left"/>
      <w:pPr>
        <w:tabs>
          <w:tab w:val="num" w:pos="4320"/>
        </w:tabs>
        <w:ind w:left="4320" w:hanging="360"/>
      </w:pPr>
      <w:rPr>
        <w:rFonts w:ascii="Arial" w:hAnsi="Arial" w:hint="default"/>
      </w:rPr>
    </w:lvl>
    <w:lvl w:ilvl="6" w:tplc="CF36E322" w:tentative="1">
      <w:start w:val="1"/>
      <w:numFmt w:val="bullet"/>
      <w:lvlText w:val="•"/>
      <w:lvlJc w:val="left"/>
      <w:pPr>
        <w:tabs>
          <w:tab w:val="num" w:pos="5040"/>
        </w:tabs>
        <w:ind w:left="5040" w:hanging="360"/>
      </w:pPr>
      <w:rPr>
        <w:rFonts w:ascii="Arial" w:hAnsi="Arial" w:hint="default"/>
      </w:rPr>
    </w:lvl>
    <w:lvl w:ilvl="7" w:tplc="4E92B35A" w:tentative="1">
      <w:start w:val="1"/>
      <w:numFmt w:val="bullet"/>
      <w:lvlText w:val="•"/>
      <w:lvlJc w:val="left"/>
      <w:pPr>
        <w:tabs>
          <w:tab w:val="num" w:pos="5760"/>
        </w:tabs>
        <w:ind w:left="5760" w:hanging="360"/>
      </w:pPr>
      <w:rPr>
        <w:rFonts w:ascii="Arial" w:hAnsi="Arial" w:hint="default"/>
      </w:rPr>
    </w:lvl>
    <w:lvl w:ilvl="8" w:tplc="2A267BA4"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4"/>
  </w:num>
  <w:num w:numId="4">
    <w:abstractNumId w:val="7"/>
  </w:num>
  <w:num w:numId="5">
    <w:abstractNumId w:val="3"/>
  </w:num>
  <w:num w:numId="6">
    <w:abstractNumId w:val="10"/>
  </w:num>
  <w:num w:numId="7">
    <w:abstractNumId w:val="8"/>
  </w:num>
  <w:num w:numId="8">
    <w:abstractNumId w:val="5"/>
  </w:num>
  <w:num w:numId="9">
    <w:abstractNumId w:val="11"/>
  </w:num>
  <w:num w:numId="10">
    <w:abstractNumId w:val="1"/>
  </w:num>
  <w:num w:numId="11">
    <w:abstractNumId w:val="9"/>
  </w:num>
  <w:num w:numId="12">
    <w:abstractNumId w:val="12"/>
  </w:num>
  <w:num w:numId="1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ens, Kristine">
    <w15:presenceInfo w15:providerId="None" w15:userId="Arens, Krist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1BD"/>
    <w:rsid w:val="000046BA"/>
    <w:rsid w:val="00033A61"/>
    <w:rsid w:val="00034B74"/>
    <w:rsid w:val="000534CB"/>
    <w:rsid w:val="00082247"/>
    <w:rsid w:val="000B603E"/>
    <w:rsid w:val="000C17F2"/>
    <w:rsid w:val="000C438D"/>
    <w:rsid w:val="000E2C61"/>
    <w:rsid w:val="00103AE8"/>
    <w:rsid w:val="00123351"/>
    <w:rsid w:val="001268C7"/>
    <w:rsid w:val="00146971"/>
    <w:rsid w:val="001636C7"/>
    <w:rsid w:val="00167B3D"/>
    <w:rsid w:val="001746A9"/>
    <w:rsid w:val="001866B1"/>
    <w:rsid w:val="00194013"/>
    <w:rsid w:val="001A1E3B"/>
    <w:rsid w:val="001B340F"/>
    <w:rsid w:val="001B62B7"/>
    <w:rsid w:val="001C55A9"/>
    <w:rsid w:val="001D1C22"/>
    <w:rsid w:val="001D22E7"/>
    <w:rsid w:val="0021548D"/>
    <w:rsid w:val="00225DDD"/>
    <w:rsid w:val="002300FC"/>
    <w:rsid w:val="00230130"/>
    <w:rsid w:val="00256A3B"/>
    <w:rsid w:val="002856A4"/>
    <w:rsid w:val="002E74EE"/>
    <w:rsid w:val="002F55CF"/>
    <w:rsid w:val="00305117"/>
    <w:rsid w:val="003061D5"/>
    <w:rsid w:val="00306D67"/>
    <w:rsid w:val="00311E0B"/>
    <w:rsid w:val="003174D0"/>
    <w:rsid w:val="003201EB"/>
    <w:rsid w:val="00327F57"/>
    <w:rsid w:val="003435B9"/>
    <w:rsid w:val="00344DB0"/>
    <w:rsid w:val="003522FE"/>
    <w:rsid w:val="00352EAD"/>
    <w:rsid w:val="003542B2"/>
    <w:rsid w:val="003649C3"/>
    <w:rsid w:val="00381296"/>
    <w:rsid w:val="003A0FD8"/>
    <w:rsid w:val="003A3966"/>
    <w:rsid w:val="003E3CCD"/>
    <w:rsid w:val="003F618A"/>
    <w:rsid w:val="004027A0"/>
    <w:rsid w:val="00410936"/>
    <w:rsid w:val="00485C5A"/>
    <w:rsid w:val="004C4E63"/>
    <w:rsid w:val="004F4BD6"/>
    <w:rsid w:val="00522DDF"/>
    <w:rsid w:val="00541594"/>
    <w:rsid w:val="0057585B"/>
    <w:rsid w:val="00592675"/>
    <w:rsid w:val="0059343E"/>
    <w:rsid w:val="00595C18"/>
    <w:rsid w:val="005B1A57"/>
    <w:rsid w:val="005C2823"/>
    <w:rsid w:val="005D053E"/>
    <w:rsid w:val="005D6397"/>
    <w:rsid w:val="005E4D86"/>
    <w:rsid w:val="00626E2D"/>
    <w:rsid w:val="006325ED"/>
    <w:rsid w:val="00644130"/>
    <w:rsid w:val="00661912"/>
    <w:rsid w:val="006723E3"/>
    <w:rsid w:val="00681F75"/>
    <w:rsid w:val="00693D03"/>
    <w:rsid w:val="006A01C6"/>
    <w:rsid w:val="006A1FFE"/>
    <w:rsid w:val="006D10FC"/>
    <w:rsid w:val="006D21BD"/>
    <w:rsid w:val="006D4883"/>
    <w:rsid w:val="006E32A2"/>
    <w:rsid w:val="00700E81"/>
    <w:rsid w:val="00743603"/>
    <w:rsid w:val="00745DB2"/>
    <w:rsid w:val="0077791A"/>
    <w:rsid w:val="00795C02"/>
    <w:rsid w:val="007A2248"/>
    <w:rsid w:val="007C3B79"/>
    <w:rsid w:val="007D0B95"/>
    <w:rsid w:val="007D4867"/>
    <w:rsid w:val="00803746"/>
    <w:rsid w:val="0081099F"/>
    <w:rsid w:val="008362B8"/>
    <w:rsid w:val="008471A8"/>
    <w:rsid w:val="008617CC"/>
    <w:rsid w:val="00874EF0"/>
    <w:rsid w:val="00881794"/>
    <w:rsid w:val="008916B9"/>
    <w:rsid w:val="00891F4D"/>
    <w:rsid w:val="008925F9"/>
    <w:rsid w:val="00894714"/>
    <w:rsid w:val="008A5E0F"/>
    <w:rsid w:val="008A77AE"/>
    <w:rsid w:val="008D2FE5"/>
    <w:rsid w:val="008E50D1"/>
    <w:rsid w:val="00907C36"/>
    <w:rsid w:val="009176A9"/>
    <w:rsid w:val="0092014A"/>
    <w:rsid w:val="0092128C"/>
    <w:rsid w:val="009478B1"/>
    <w:rsid w:val="00955D03"/>
    <w:rsid w:val="00990856"/>
    <w:rsid w:val="00990D1F"/>
    <w:rsid w:val="0099421C"/>
    <w:rsid w:val="009C1884"/>
    <w:rsid w:val="009C2946"/>
    <w:rsid w:val="009C60D1"/>
    <w:rsid w:val="009D3258"/>
    <w:rsid w:val="009E1CB7"/>
    <w:rsid w:val="009E226E"/>
    <w:rsid w:val="00A046CD"/>
    <w:rsid w:val="00A11646"/>
    <w:rsid w:val="00A12978"/>
    <w:rsid w:val="00A142AD"/>
    <w:rsid w:val="00A247F6"/>
    <w:rsid w:val="00A44108"/>
    <w:rsid w:val="00A44AE4"/>
    <w:rsid w:val="00A54072"/>
    <w:rsid w:val="00A72CF5"/>
    <w:rsid w:val="00AA352D"/>
    <w:rsid w:val="00AB442A"/>
    <w:rsid w:val="00AB5867"/>
    <w:rsid w:val="00AD0210"/>
    <w:rsid w:val="00AF20FB"/>
    <w:rsid w:val="00B1139A"/>
    <w:rsid w:val="00B328FD"/>
    <w:rsid w:val="00B432BD"/>
    <w:rsid w:val="00BB20BB"/>
    <w:rsid w:val="00BE5D53"/>
    <w:rsid w:val="00BF4DA8"/>
    <w:rsid w:val="00C010DD"/>
    <w:rsid w:val="00C0793A"/>
    <w:rsid w:val="00C102E1"/>
    <w:rsid w:val="00C10AEB"/>
    <w:rsid w:val="00C2245E"/>
    <w:rsid w:val="00C603DA"/>
    <w:rsid w:val="00C96E39"/>
    <w:rsid w:val="00CB3F4E"/>
    <w:rsid w:val="00CB56D3"/>
    <w:rsid w:val="00CC4FCF"/>
    <w:rsid w:val="00CD6765"/>
    <w:rsid w:val="00CE0361"/>
    <w:rsid w:val="00D15312"/>
    <w:rsid w:val="00D257A0"/>
    <w:rsid w:val="00D26772"/>
    <w:rsid w:val="00D27D81"/>
    <w:rsid w:val="00D3530D"/>
    <w:rsid w:val="00D45C7C"/>
    <w:rsid w:val="00D606C3"/>
    <w:rsid w:val="00D6440E"/>
    <w:rsid w:val="00D72BFD"/>
    <w:rsid w:val="00D83912"/>
    <w:rsid w:val="00DA244A"/>
    <w:rsid w:val="00DB4735"/>
    <w:rsid w:val="00DB4CF6"/>
    <w:rsid w:val="00DC086D"/>
    <w:rsid w:val="00DD6F50"/>
    <w:rsid w:val="00DE4A6F"/>
    <w:rsid w:val="00E022CF"/>
    <w:rsid w:val="00E0465D"/>
    <w:rsid w:val="00E069E2"/>
    <w:rsid w:val="00E15E8C"/>
    <w:rsid w:val="00E257A3"/>
    <w:rsid w:val="00E326DE"/>
    <w:rsid w:val="00E46F05"/>
    <w:rsid w:val="00E63009"/>
    <w:rsid w:val="00E80A06"/>
    <w:rsid w:val="00E95BE3"/>
    <w:rsid w:val="00EB18DB"/>
    <w:rsid w:val="00EC0324"/>
    <w:rsid w:val="00ED2245"/>
    <w:rsid w:val="00EF145D"/>
    <w:rsid w:val="00EF6614"/>
    <w:rsid w:val="00F13012"/>
    <w:rsid w:val="00F24DA7"/>
    <w:rsid w:val="00F27B99"/>
    <w:rsid w:val="00F36038"/>
    <w:rsid w:val="00F62C73"/>
    <w:rsid w:val="00FA10BA"/>
    <w:rsid w:val="00FC2525"/>
    <w:rsid w:val="00FC365C"/>
    <w:rsid w:val="00FD5F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FC5A0"/>
  <w15:chartTrackingRefBased/>
  <w15:docId w15:val="{EAD5AAF9-4E42-4500-8926-97844F12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0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0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D86"/>
    <w:pPr>
      <w:ind w:left="720"/>
      <w:contextualSpacing/>
    </w:pPr>
  </w:style>
  <w:style w:type="character" w:customStyle="1" w:styleId="nacell">
    <w:name w:val="nacell"/>
    <w:basedOn w:val="DefaultParagraphFont"/>
    <w:rsid w:val="008617CC"/>
  </w:style>
  <w:style w:type="paragraph" w:styleId="NormalWeb">
    <w:name w:val="Normal (Web)"/>
    <w:basedOn w:val="Normal"/>
    <w:uiPriority w:val="99"/>
    <w:semiHidden/>
    <w:unhideWhenUsed/>
    <w:rsid w:val="00C2245E"/>
    <w:rPr>
      <w:rFonts w:ascii="Times New Roman" w:hAnsi="Times New Roman" w:cs="Times New Roman"/>
      <w:sz w:val="24"/>
      <w:szCs w:val="24"/>
    </w:rPr>
  </w:style>
  <w:style w:type="character" w:styleId="Hyperlink">
    <w:name w:val="Hyperlink"/>
    <w:basedOn w:val="DefaultParagraphFont"/>
    <w:uiPriority w:val="99"/>
    <w:unhideWhenUsed/>
    <w:rsid w:val="00C2245E"/>
    <w:rPr>
      <w:color w:val="0563C1" w:themeColor="hyperlink"/>
      <w:u w:val="single"/>
    </w:rPr>
  </w:style>
  <w:style w:type="character" w:customStyle="1" w:styleId="Heading1Char">
    <w:name w:val="Heading 1 Char"/>
    <w:basedOn w:val="DefaultParagraphFont"/>
    <w:link w:val="Heading1"/>
    <w:uiPriority w:val="9"/>
    <w:rsid w:val="00BB20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0B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D6F50"/>
    <w:pPr>
      <w:spacing w:after="0" w:line="240" w:lineRule="auto"/>
    </w:pPr>
  </w:style>
  <w:style w:type="paragraph" w:styleId="BalloonText">
    <w:name w:val="Balloon Text"/>
    <w:basedOn w:val="Normal"/>
    <w:link w:val="BalloonTextChar"/>
    <w:uiPriority w:val="99"/>
    <w:semiHidden/>
    <w:unhideWhenUsed/>
    <w:rsid w:val="002301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13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6609">
      <w:bodyDiv w:val="1"/>
      <w:marLeft w:val="0"/>
      <w:marRight w:val="0"/>
      <w:marTop w:val="0"/>
      <w:marBottom w:val="0"/>
      <w:divBdr>
        <w:top w:val="none" w:sz="0" w:space="0" w:color="auto"/>
        <w:left w:val="none" w:sz="0" w:space="0" w:color="auto"/>
        <w:bottom w:val="none" w:sz="0" w:space="0" w:color="auto"/>
        <w:right w:val="none" w:sz="0" w:space="0" w:color="auto"/>
      </w:divBdr>
    </w:div>
    <w:div w:id="543564768">
      <w:bodyDiv w:val="1"/>
      <w:marLeft w:val="0"/>
      <w:marRight w:val="0"/>
      <w:marTop w:val="0"/>
      <w:marBottom w:val="0"/>
      <w:divBdr>
        <w:top w:val="none" w:sz="0" w:space="0" w:color="auto"/>
        <w:left w:val="none" w:sz="0" w:space="0" w:color="auto"/>
        <w:bottom w:val="none" w:sz="0" w:space="0" w:color="auto"/>
        <w:right w:val="none" w:sz="0" w:space="0" w:color="auto"/>
      </w:divBdr>
      <w:divsChild>
        <w:div w:id="2031443097">
          <w:marLeft w:val="3240"/>
          <w:marRight w:val="0"/>
          <w:marTop w:val="100"/>
          <w:marBottom w:val="0"/>
          <w:divBdr>
            <w:top w:val="none" w:sz="0" w:space="0" w:color="auto"/>
            <w:left w:val="none" w:sz="0" w:space="0" w:color="auto"/>
            <w:bottom w:val="none" w:sz="0" w:space="0" w:color="auto"/>
            <w:right w:val="none" w:sz="0" w:space="0" w:color="auto"/>
          </w:divBdr>
        </w:div>
        <w:div w:id="1679886055">
          <w:marLeft w:val="3240"/>
          <w:marRight w:val="0"/>
          <w:marTop w:val="100"/>
          <w:marBottom w:val="0"/>
          <w:divBdr>
            <w:top w:val="none" w:sz="0" w:space="0" w:color="auto"/>
            <w:left w:val="none" w:sz="0" w:space="0" w:color="auto"/>
            <w:bottom w:val="none" w:sz="0" w:space="0" w:color="auto"/>
            <w:right w:val="none" w:sz="0" w:space="0" w:color="auto"/>
          </w:divBdr>
        </w:div>
        <w:div w:id="1764521996">
          <w:marLeft w:val="3240"/>
          <w:marRight w:val="0"/>
          <w:marTop w:val="100"/>
          <w:marBottom w:val="0"/>
          <w:divBdr>
            <w:top w:val="none" w:sz="0" w:space="0" w:color="auto"/>
            <w:left w:val="none" w:sz="0" w:space="0" w:color="auto"/>
            <w:bottom w:val="none" w:sz="0" w:space="0" w:color="auto"/>
            <w:right w:val="none" w:sz="0" w:space="0" w:color="auto"/>
          </w:divBdr>
        </w:div>
        <w:div w:id="560754899">
          <w:marLeft w:val="3240"/>
          <w:marRight w:val="0"/>
          <w:marTop w:val="100"/>
          <w:marBottom w:val="0"/>
          <w:divBdr>
            <w:top w:val="none" w:sz="0" w:space="0" w:color="auto"/>
            <w:left w:val="none" w:sz="0" w:space="0" w:color="auto"/>
            <w:bottom w:val="none" w:sz="0" w:space="0" w:color="auto"/>
            <w:right w:val="none" w:sz="0" w:space="0" w:color="auto"/>
          </w:divBdr>
        </w:div>
        <w:div w:id="1120534679">
          <w:marLeft w:val="3240"/>
          <w:marRight w:val="0"/>
          <w:marTop w:val="100"/>
          <w:marBottom w:val="0"/>
          <w:divBdr>
            <w:top w:val="none" w:sz="0" w:space="0" w:color="auto"/>
            <w:left w:val="none" w:sz="0" w:space="0" w:color="auto"/>
            <w:bottom w:val="none" w:sz="0" w:space="0" w:color="auto"/>
            <w:right w:val="none" w:sz="0" w:space="0" w:color="auto"/>
          </w:divBdr>
        </w:div>
      </w:divsChild>
    </w:div>
    <w:div w:id="750084158">
      <w:bodyDiv w:val="1"/>
      <w:marLeft w:val="0"/>
      <w:marRight w:val="0"/>
      <w:marTop w:val="0"/>
      <w:marBottom w:val="0"/>
      <w:divBdr>
        <w:top w:val="none" w:sz="0" w:space="0" w:color="auto"/>
        <w:left w:val="none" w:sz="0" w:space="0" w:color="auto"/>
        <w:bottom w:val="none" w:sz="0" w:space="0" w:color="auto"/>
        <w:right w:val="none" w:sz="0" w:space="0" w:color="auto"/>
      </w:divBdr>
    </w:div>
    <w:div w:id="855383857">
      <w:bodyDiv w:val="1"/>
      <w:marLeft w:val="0"/>
      <w:marRight w:val="0"/>
      <w:marTop w:val="0"/>
      <w:marBottom w:val="0"/>
      <w:divBdr>
        <w:top w:val="none" w:sz="0" w:space="0" w:color="auto"/>
        <w:left w:val="none" w:sz="0" w:space="0" w:color="auto"/>
        <w:bottom w:val="none" w:sz="0" w:space="0" w:color="auto"/>
        <w:right w:val="none" w:sz="0" w:space="0" w:color="auto"/>
      </w:divBdr>
    </w:div>
    <w:div w:id="882789422">
      <w:bodyDiv w:val="1"/>
      <w:marLeft w:val="0"/>
      <w:marRight w:val="0"/>
      <w:marTop w:val="0"/>
      <w:marBottom w:val="0"/>
      <w:divBdr>
        <w:top w:val="none" w:sz="0" w:space="0" w:color="auto"/>
        <w:left w:val="none" w:sz="0" w:space="0" w:color="auto"/>
        <w:bottom w:val="none" w:sz="0" w:space="0" w:color="auto"/>
        <w:right w:val="none" w:sz="0" w:space="0" w:color="auto"/>
      </w:divBdr>
      <w:divsChild>
        <w:div w:id="810364865">
          <w:marLeft w:val="0"/>
          <w:marRight w:val="0"/>
          <w:marTop w:val="0"/>
          <w:marBottom w:val="0"/>
          <w:divBdr>
            <w:top w:val="none" w:sz="0" w:space="0" w:color="auto"/>
            <w:left w:val="none" w:sz="0" w:space="0" w:color="auto"/>
            <w:bottom w:val="none" w:sz="0" w:space="0" w:color="auto"/>
            <w:right w:val="none" w:sz="0" w:space="0" w:color="auto"/>
          </w:divBdr>
        </w:div>
        <w:div w:id="381369589">
          <w:marLeft w:val="0"/>
          <w:marRight w:val="0"/>
          <w:marTop w:val="0"/>
          <w:marBottom w:val="0"/>
          <w:divBdr>
            <w:top w:val="none" w:sz="0" w:space="0" w:color="auto"/>
            <w:left w:val="none" w:sz="0" w:space="0" w:color="auto"/>
            <w:bottom w:val="none" w:sz="0" w:space="0" w:color="auto"/>
            <w:right w:val="none" w:sz="0" w:space="0" w:color="auto"/>
          </w:divBdr>
        </w:div>
        <w:div w:id="529491999">
          <w:marLeft w:val="0"/>
          <w:marRight w:val="0"/>
          <w:marTop w:val="0"/>
          <w:marBottom w:val="0"/>
          <w:divBdr>
            <w:top w:val="none" w:sz="0" w:space="0" w:color="auto"/>
            <w:left w:val="none" w:sz="0" w:space="0" w:color="auto"/>
            <w:bottom w:val="none" w:sz="0" w:space="0" w:color="auto"/>
            <w:right w:val="none" w:sz="0" w:space="0" w:color="auto"/>
          </w:divBdr>
        </w:div>
        <w:div w:id="277488841">
          <w:marLeft w:val="0"/>
          <w:marRight w:val="0"/>
          <w:marTop w:val="0"/>
          <w:marBottom w:val="0"/>
          <w:divBdr>
            <w:top w:val="none" w:sz="0" w:space="0" w:color="auto"/>
            <w:left w:val="none" w:sz="0" w:space="0" w:color="auto"/>
            <w:bottom w:val="none" w:sz="0" w:space="0" w:color="auto"/>
            <w:right w:val="none" w:sz="0" w:space="0" w:color="auto"/>
          </w:divBdr>
        </w:div>
        <w:div w:id="1483350850">
          <w:marLeft w:val="0"/>
          <w:marRight w:val="0"/>
          <w:marTop w:val="0"/>
          <w:marBottom w:val="0"/>
          <w:divBdr>
            <w:top w:val="none" w:sz="0" w:space="0" w:color="auto"/>
            <w:left w:val="none" w:sz="0" w:space="0" w:color="auto"/>
            <w:bottom w:val="none" w:sz="0" w:space="0" w:color="auto"/>
            <w:right w:val="none" w:sz="0" w:space="0" w:color="auto"/>
          </w:divBdr>
        </w:div>
        <w:div w:id="903954901">
          <w:marLeft w:val="0"/>
          <w:marRight w:val="0"/>
          <w:marTop w:val="0"/>
          <w:marBottom w:val="0"/>
          <w:divBdr>
            <w:top w:val="none" w:sz="0" w:space="0" w:color="auto"/>
            <w:left w:val="none" w:sz="0" w:space="0" w:color="auto"/>
            <w:bottom w:val="none" w:sz="0" w:space="0" w:color="auto"/>
            <w:right w:val="none" w:sz="0" w:space="0" w:color="auto"/>
          </w:divBdr>
        </w:div>
        <w:div w:id="436215674">
          <w:marLeft w:val="0"/>
          <w:marRight w:val="0"/>
          <w:marTop w:val="0"/>
          <w:marBottom w:val="0"/>
          <w:divBdr>
            <w:top w:val="none" w:sz="0" w:space="0" w:color="auto"/>
            <w:left w:val="none" w:sz="0" w:space="0" w:color="auto"/>
            <w:bottom w:val="none" w:sz="0" w:space="0" w:color="auto"/>
            <w:right w:val="none" w:sz="0" w:space="0" w:color="auto"/>
          </w:divBdr>
        </w:div>
        <w:div w:id="458114107">
          <w:marLeft w:val="0"/>
          <w:marRight w:val="0"/>
          <w:marTop w:val="0"/>
          <w:marBottom w:val="0"/>
          <w:divBdr>
            <w:top w:val="none" w:sz="0" w:space="0" w:color="auto"/>
            <w:left w:val="none" w:sz="0" w:space="0" w:color="auto"/>
            <w:bottom w:val="none" w:sz="0" w:space="0" w:color="auto"/>
            <w:right w:val="none" w:sz="0" w:space="0" w:color="auto"/>
          </w:divBdr>
        </w:div>
        <w:div w:id="388265382">
          <w:marLeft w:val="0"/>
          <w:marRight w:val="0"/>
          <w:marTop w:val="0"/>
          <w:marBottom w:val="0"/>
          <w:divBdr>
            <w:top w:val="none" w:sz="0" w:space="0" w:color="auto"/>
            <w:left w:val="none" w:sz="0" w:space="0" w:color="auto"/>
            <w:bottom w:val="none" w:sz="0" w:space="0" w:color="auto"/>
            <w:right w:val="none" w:sz="0" w:space="0" w:color="auto"/>
          </w:divBdr>
        </w:div>
        <w:div w:id="2089039090">
          <w:marLeft w:val="0"/>
          <w:marRight w:val="0"/>
          <w:marTop w:val="0"/>
          <w:marBottom w:val="0"/>
          <w:divBdr>
            <w:top w:val="none" w:sz="0" w:space="0" w:color="auto"/>
            <w:left w:val="none" w:sz="0" w:space="0" w:color="auto"/>
            <w:bottom w:val="none" w:sz="0" w:space="0" w:color="auto"/>
            <w:right w:val="none" w:sz="0" w:space="0" w:color="auto"/>
          </w:divBdr>
        </w:div>
        <w:div w:id="1333148281">
          <w:marLeft w:val="0"/>
          <w:marRight w:val="0"/>
          <w:marTop w:val="0"/>
          <w:marBottom w:val="0"/>
          <w:divBdr>
            <w:top w:val="none" w:sz="0" w:space="0" w:color="auto"/>
            <w:left w:val="none" w:sz="0" w:space="0" w:color="auto"/>
            <w:bottom w:val="none" w:sz="0" w:space="0" w:color="auto"/>
            <w:right w:val="none" w:sz="0" w:space="0" w:color="auto"/>
          </w:divBdr>
        </w:div>
        <w:div w:id="1572887863">
          <w:marLeft w:val="0"/>
          <w:marRight w:val="0"/>
          <w:marTop w:val="0"/>
          <w:marBottom w:val="0"/>
          <w:divBdr>
            <w:top w:val="none" w:sz="0" w:space="0" w:color="auto"/>
            <w:left w:val="none" w:sz="0" w:space="0" w:color="auto"/>
            <w:bottom w:val="none" w:sz="0" w:space="0" w:color="auto"/>
            <w:right w:val="none" w:sz="0" w:space="0" w:color="auto"/>
          </w:divBdr>
        </w:div>
        <w:div w:id="663170752">
          <w:marLeft w:val="0"/>
          <w:marRight w:val="0"/>
          <w:marTop w:val="0"/>
          <w:marBottom w:val="0"/>
          <w:divBdr>
            <w:top w:val="none" w:sz="0" w:space="0" w:color="auto"/>
            <w:left w:val="none" w:sz="0" w:space="0" w:color="auto"/>
            <w:bottom w:val="none" w:sz="0" w:space="0" w:color="auto"/>
            <w:right w:val="none" w:sz="0" w:space="0" w:color="auto"/>
          </w:divBdr>
        </w:div>
        <w:div w:id="114377279">
          <w:marLeft w:val="0"/>
          <w:marRight w:val="0"/>
          <w:marTop w:val="0"/>
          <w:marBottom w:val="0"/>
          <w:divBdr>
            <w:top w:val="none" w:sz="0" w:space="0" w:color="auto"/>
            <w:left w:val="none" w:sz="0" w:space="0" w:color="auto"/>
            <w:bottom w:val="none" w:sz="0" w:space="0" w:color="auto"/>
            <w:right w:val="none" w:sz="0" w:space="0" w:color="auto"/>
          </w:divBdr>
        </w:div>
        <w:div w:id="15274127">
          <w:marLeft w:val="0"/>
          <w:marRight w:val="0"/>
          <w:marTop w:val="0"/>
          <w:marBottom w:val="0"/>
          <w:divBdr>
            <w:top w:val="none" w:sz="0" w:space="0" w:color="auto"/>
            <w:left w:val="none" w:sz="0" w:space="0" w:color="auto"/>
            <w:bottom w:val="none" w:sz="0" w:space="0" w:color="auto"/>
            <w:right w:val="none" w:sz="0" w:space="0" w:color="auto"/>
          </w:divBdr>
        </w:div>
        <w:div w:id="1158574323">
          <w:marLeft w:val="0"/>
          <w:marRight w:val="0"/>
          <w:marTop w:val="0"/>
          <w:marBottom w:val="0"/>
          <w:divBdr>
            <w:top w:val="none" w:sz="0" w:space="0" w:color="auto"/>
            <w:left w:val="none" w:sz="0" w:space="0" w:color="auto"/>
            <w:bottom w:val="none" w:sz="0" w:space="0" w:color="auto"/>
            <w:right w:val="none" w:sz="0" w:space="0" w:color="auto"/>
          </w:divBdr>
        </w:div>
      </w:divsChild>
    </w:div>
    <w:div w:id="917981593">
      <w:bodyDiv w:val="1"/>
      <w:marLeft w:val="0"/>
      <w:marRight w:val="0"/>
      <w:marTop w:val="0"/>
      <w:marBottom w:val="0"/>
      <w:divBdr>
        <w:top w:val="none" w:sz="0" w:space="0" w:color="auto"/>
        <w:left w:val="none" w:sz="0" w:space="0" w:color="auto"/>
        <w:bottom w:val="none" w:sz="0" w:space="0" w:color="auto"/>
        <w:right w:val="none" w:sz="0" w:space="0" w:color="auto"/>
      </w:divBdr>
    </w:div>
    <w:div w:id="1120874503">
      <w:bodyDiv w:val="1"/>
      <w:marLeft w:val="0"/>
      <w:marRight w:val="0"/>
      <w:marTop w:val="0"/>
      <w:marBottom w:val="0"/>
      <w:divBdr>
        <w:top w:val="none" w:sz="0" w:space="0" w:color="auto"/>
        <w:left w:val="none" w:sz="0" w:space="0" w:color="auto"/>
        <w:bottom w:val="none" w:sz="0" w:space="0" w:color="auto"/>
        <w:right w:val="none" w:sz="0" w:space="0" w:color="auto"/>
      </w:divBdr>
    </w:div>
    <w:div w:id="1421678000">
      <w:bodyDiv w:val="1"/>
      <w:marLeft w:val="0"/>
      <w:marRight w:val="0"/>
      <w:marTop w:val="0"/>
      <w:marBottom w:val="0"/>
      <w:divBdr>
        <w:top w:val="none" w:sz="0" w:space="0" w:color="auto"/>
        <w:left w:val="none" w:sz="0" w:space="0" w:color="auto"/>
        <w:bottom w:val="none" w:sz="0" w:space="0" w:color="auto"/>
        <w:right w:val="none" w:sz="0" w:space="0" w:color="auto"/>
      </w:divBdr>
    </w:div>
    <w:div w:id="1591548027">
      <w:bodyDiv w:val="1"/>
      <w:marLeft w:val="0"/>
      <w:marRight w:val="0"/>
      <w:marTop w:val="0"/>
      <w:marBottom w:val="0"/>
      <w:divBdr>
        <w:top w:val="none" w:sz="0" w:space="0" w:color="auto"/>
        <w:left w:val="none" w:sz="0" w:space="0" w:color="auto"/>
        <w:bottom w:val="none" w:sz="0" w:space="0" w:color="auto"/>
        <w:right w:val="none" w:sz="0" w:space="0" w:color="auto"/>
      </w:divBdr>
      <w:divsChild>
        <w:div w:id="1565870675">
          <w:marLeft w:val="0"/>
          <w:marRight w:val="0"/>
          <w:marTop w:val="0"/>
          <w:marBottom w:val="0"/>
          <w:divBdr>
            <w:top w:val="none" w:sz="0" w:space="0" w:color="auto"/>
            <w:left w:val="none" w:sz="0" w:space="0" w:color="auto"/>
            <w:bottom w:val="none" w:sz="0" w:space="0" w:color="auto"/>
            <w:right w:val="none" w:sz="0" w:space="0" w:color="auto"/>
          </w:divBdr>
        </w:div>
        <w:div w:id="20860819">
          <w:marLeft w:val="0"/>
          <w:marRight w:val="0"/>
          <w:marTop w:val="0"/>
          <w:marBottom w:val="0"/>
          <w:divBdr>
            <w:top w:val="none" w:sz="0" w:space="0" w:color="auto"/>
            <w:left w:val="none" w:sz="0" w:space="0" w:color="auto"/>
            <w:bottom w:val="none" w:sz="0" w:space="0" w:color="auto"/>
            <w:right w:val="none" w:sz="0" w:space="0" w:color="auto"/>
          </w:divBdr>
        </w:div>
        <w:div w:id="1624733139">
          <w:marLeft w:val="0"/>
          <w:marRight w:val="0"/>
          <w:marTop w:val="0"/>
          <w:marBottom w:val="0"/>
          <w:divBdr>
            <w:top w:val="none" w:sz="0" w:space="0" w:color="auto"/>
            <w:left w:val="none" w:sz="0" w:space="0" w:color="auto"/>
            <w:bottom w:val="none" w:sz="0" w:space="0" w:color="auto"/>
            <w:right w:val="none" w:sz="0" w:space="0" w:color="auto"/>
          </w:divBdr>
        </w:div>
        <w:div w:id="1471899376">
          <w:marLeft w:val="0"/>
          <w:marRight w:val="0"/>
          <w:marTop w:val="0"/>
          <w:marBottom w:val="0"/>
          <w:divBdr>
            <w:top w:val="none" w:sz="0" w:space="0" w:color="auto"/>
            <w:left w:val="none" w:sz="0" w:space="0" w:color="auto"/>
            <w:bottom w:val="none" w:sz="0" w:space="0" w:color="auto"/>
            <w:right w:val="none" w:sz="0" w:space="0" w:color="auto"/>
          </w:divBdr>
        </w:div>
        <w:div w:id="739986058">
          <w:marLeft w:val="0"/>
          <w:marRight w:val="0"/>
          <w:marTop w:val="0"/>
          <w:marBottom w:val="0"/>
          <w:divBdr>
            <w:top w:val="none" w:sz="0" w:space="0" w:color="auto"/>
            <w:left w:val="none" w:sz="0" w:space="0" w:color="auto"/>
            <w:bottom w:val="none" w:sz="0" w:space="0" w:color="auto"/>
            <w:right w:val="none" w:sz="0" w:space="0" w:color="auto"/>
          </w:divBdr>
        </w:div>
        <w:div w:id="646517706">
          <w:marLeft w:val="0"/>
          <w:marRight w:val="0"/>
          <w:marTop w:val="0"/>
          <w:marBottom w:val="0"/>
          <w:divBdr>
            <w:top w:val="none" w:sz="0" w:space="0" w:color="auto"/>
            <w:left w:val="none" w:sz="0" w:space="0" w:color="auto"/>
            <w:bottom w:val="none" w:sz="0" w:space="0" w:color="auto"/>
            <w:right w:val="none" w:sz="0" w:space="0" w:color="auto"/>
          </w:divBdr>
        </w:div>
        <w:div w:id="779496223">
          <w:marLeft w:val="0"/>
          <w:marRight w:val="0"/>
          <w:marTop w:val="0"/>
          <w:marBottom w:val="0"/>
          <w:divBdr>
            <w:top w:val="none" w:sz="0" w:space="0" w:color="auto"/>
            <w:left w:val="none" w:sz="0" w:space="0" w:color="auto"/>
            <w:bottom w:val="none" w:sz="0" w:space="0" w:color="auto"/>
            <w:right w:val="none" w:sz="0" w:space="0" w:color="auto"/>
          </w:divBdr>
        </w:div>
        <w:div w:id="1651905139">
          <w:marLeft w:val="0"/>
          <w:marRight w:val="0"/>
          <w:marTop w:val="0"/>
          <w:marBottom w:val="0"/>
          <w:divBdr>
            <w:top w:val="none" w:sz="0" w:space="0" w:color="auto"/>
            <w:left w:val="none" w:sz="0" w:space="0" w:color="auto"/>
            <w:bottom w:val="none" w:sz="0" w:space="0" w:color="auto"/>
            <w:right w:val="none" w:sz="0" w:space="0" w:color="auto"/>
          </w:divBdr>
        </w:div>
        <w:div w:id="1136797105">
          <w:marLeft w:val="0"/>
          <w:marRight w:val="0"/>
          <w:marTop w:val="0"/>
          <w:marBottom w:val="0"/>
          <w:divBdr>
            <w:top w:val="none" w:sz="0" w:space="0" w:color="auto"/>
            <w:left w:val="none" w:sz="0" w:space="0" w:color="auto"/>
            <w:bottom w:val="none" w:sz="0" w:space="0" w:color="auto"/>
            <w:right w:val="none" w:sz="0" w:space="0" w:color="auto"/>
          </w:divBdr>
        </w:div>
        <w:div w:id="52389032">
          <w:marLeft w:val="0"/>
          <w:marRight w:val="0"/>
          <w:marTop w:val="0"/>
          <w:marBottom w:val="0"/>
          <w:divBdr>
            <w:top w:val="none" w:sz="0" w:space="0" w:color="auto"/>
            <w:left w:val="none" w:sz="0" w:space="0" w:color="auto"/>
            <w:bottom w:val="none" w:sz="0" w:space="0" w:color="auto"/>
            <w:right w:val="none" w:sz="0" w:space="0" w:color="auto"/>
          </w:divBdr>
        </w:div>
        <w:div w:id="498933386">
          <w:marLeft w:val="0"/>
          <w:marRight w:val="0"/>
          <w:marTop w:val="0"/>
          <w:marBottom w:val="0"/>
          <w:divBdr>
            <w:top w:val="none" w:sz="0" w:space="0" w:color="auto"/>
            <w:left w:val="none" w:sz="0" w:space="0" w:color="auto"/>
            <w:bottom w:val="none" w:sz="0" w:space="0" w:color="auto"/>
            <w:right w:val="none" w:sz="0" w:space="0" w:color="auto"/>
          </w:divBdr>
        </w:div>
        <w:div w:id="929195789">
          <w:marLeft w:val="0"/>
          <w:marRight w:val="0"/>
          <w:marTop w:val="0"/>
          <w:marBottom w:val="0"/>
          <w:divBdr>
            <w:top w:val="none" w:sz="0" w:space="0" w:color="auto"/>
            <w:left w:val="none" w:sz="0" w:space="0" w:color="auto"/>
            <w:bottom w:val="none" w:sz="0" w:space="0" w:color="auto"/>
            <w:right w:val="none" w:sz="0" w:space="0" w:color="auto"/>
          </w:divBdr>
        </w:div>
        <w:div w:id="37093861">
          <w:marLeft w:val="0"/>
          <w:marRight w:val="0"/>
          <w:marTop w:val="0"/>
          <w:marBottom w:val="0"/>
          <w:divBdr>
            <w:top w:val="none" w:sz="0" w:space="0" w:color="auto"/>
            <w:left w:val="none" w:sz="0" w:space="0" w:color="auto"/>
            <w:bottom w:val="none" w:sz="0" w:space="0" w:color="auto"/>
            <w:right w:val="none" w:sz="0" w:space="0" w:color="auto"/>
          </w:divBdr>
        </w:div>
        <w:div w:id="844709935">
          <w:marLeft w:val="0"/>
          <w:marRight w:val="0"/>
          <w:marTop w:val="0"/>
          <w:marBottom w:val="0"/>
          <w:divBdr>
            <w:top w:val="none" w:sz="0" w:space="0" w:color="auto"/>
            <w:left w:val="none" w:sz="0" w:space="0" w:color="auto"/>
            <w:bottom w:val="none" w:sz="0" w:space="0" w:color="auto"/>
            <w:right w:val="none" w:sz="0" w:space="0" w:color="auto"/>
          </w:divBdr>
        </w:div>
        <w:div w:id="1459493308">
          <w:marLeft w:val="0"/>
          <w:marRight w:val="0"/>
          <w:marTop w:val="0"/>
          <w:marBottom w:val="0"/>
          <w:divBdr>
            <w:top w:val="none" w:sz="0" w:space="0" w:color="auto"/>
            <w:left w:val="none" w:sz="0" w:space="0" w:color="auto"/>
            <w:bottom w:val="none" w:sz="0" w:space="0" w:color="auto"/>
            <w:right w:val="none" w:sz="0" w:space="0" w:color="auto"/>
          </w:divBdr>
        </w:div>
      </w:divsChild>
    </w:div>
    <w:div w:id="1666279752">
      <w:bodyDiv w:val="1"/>
      <w:marLeft w:val="0"/>
      <w:marRight w:val="0"/>
      <w:marTop w:val="0"/>
      <w:marBottom w:val="0"/>
      <w:divBdr>
        <w:top w:val="none" w:sz="0" w:space="0" w:color="auto"/>
        <w:left w:val="none" w:sz="0" w:space="0" w:color="auto"/>
        <w:bottom w:val="none" w:sz="0" w:space="0" w:color="auto"/>
        <w:right w:val="none" w:sz="0" w:space="0" w:color="auto"/>
      </w:divBdr>
      <w:divsChild>
        <w:div w:id="25453968">
          <w:marLeft w:val="0"/>
          <w:marRight w:val="0"/>
          <w:marTop w:val="0"/>
          <w:marBottom w:val="0"/>
          <w:divBdr>
            <w:top w:val="none" w:sz="0" w:space="0" w:color="auto"/>
            <w:left w:val="none" w:sz="0" w:space="0" w:color="auto"/>
            <w:bottom w:val="none" w:sz="0" w:space="0" w:color="auto"/>
            <w:right w:val="none" w:sz="0" w:space="0" w:color="auto"/>
          </w:divBdr>
          <w:divsChild>
            <w:div w:id="877930465">
              <w:marLeft w:val="0"/>
              <w:marRight w:val="0"/>
              <w:marTop w:val="0"/>
              <w:marBottom w:val="0"/>
              <w:divBdr>
                <w:top w:val="none" w:sz="0" w:space="0" w:color="auto"/>
                <w:left w:val="none" w:sz="0" w:space="0" w:color="auto"/>
                <w:bottom w:val="none" w:sz="0" w:space="0" w:color="auto"/>
                <w:right w:val="none" w:sz="0" w:space="0" w:color="auto"/>
              </w:divBdr>
              <w:divsChild>
                <w:div w:id="116728572">
                  <w:marLeft w:val="0"/>
                  <w:marRight w:val="0"/>
                  <w:marTop w:val="0"/>
                  <w:marBottom w:val="0"/>
                  <w:divBdr>
                    <w:top w:val="none" w:sz="0" w:space="0" w:color="auto"/>
                    <w:left w:val="none" w:sz="0" w:space="0" w:color="auto"/>
                    <w:bottom w:val="none" w:sz="0" w:space="0" w:color="auto"/>
                    <w:right w:val="none" w:sz="0" w:space="0" w:color="auto"/>
                  </w:divBdr>
                </w:div>
                <w:div w:id="716900810">
                  <w:marLeft w:val="0"/>
                  <w:marRight w:val="0"/>
                  <w:marTop w:val="0"/>
                  <w:marBottom w:val="0"/>
                  <w:divBdr>
                    <w:top w:val="none" w:sz="0" w:space="0" w:color="auto"/>
                    <w:left w:val="none" w:sz="0" w:space="0" w:color="auto"/>
                    <w:bottom w:val="none" w:sz="0" w:space="0" w:color="auto"/>
                    <w:right w:val="none" w:sz="0" w:space="0" w:color="auto"/>
                  </w:divBdr>
                </w:div>
                <w:div w:id="563880903">
                  <w:marLeft w:val="0"/>
                  <w:marRight w:val="0"/>
                  <w:marTop w:val="0"/>
                  <w:marBottom w:val="0"/>
                  <w:divBdr>
                    <w:top w:val="none" w:sz="0" w:space="0" w:color="auto"/>
                    <w:left w:val="none" w:sz="0" w:space="0" w:color="auto"/>
                    <w:bottom w:val="none" w:sz="0" w:space="0" w:color="auto"/>
                    <w:right w:val="none" w:sz="0" w:space="0" w:color="auto"/>
                  </w:divBdr>
                </w:div>
                <w:div w:id="561602130">
                  <w:marLeft w:val="0"/>
                  <w:marRight w:val="0"/>
                  <w:marTop w:val="0"/>
                  <w:marBottom w:val="0"/>
                  <w:divBdr>
                    <w:top w:val="none" w:sz="0" w:space="0" w:color="auto"/>
                    <w:left w:val="none" w:sz="0" w:space="0" w:color="auto"/>
                    <w:bottom w:val="none" w:sz="0" w:space="0" w:color="auto"/>
                    <w:right w:val="none" w:sz="0" w:space="0" w:color="auto"/>
                  </w:divBdr>
                </w:div>
                <w:div w:id="76102163">
                  <w:marLeft w:val="0"/>
                  <w:marRight w:val="0"/>
                  <w:marTop w:val="0"/>
                  <w:marBottom w:val="0"/>
                  <w:divBdr>
                    <w:top w:val="none" w:sz="0" w:space="0" w:color="auto"/>
                    <w:left w:val="none" w:sz="0" w:space="0" w:color="auto"/>
                    <w:bottom w:val="none" w:sz="0" w:space="0" w:color="auto"/>
                    <w:right w:val="none" w:sz="0" w:space="0" w:color="auto"/>
                  </w:divBdr>
                </w:div>
                <w:div w:id="210777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2147">
          <w:marLeft w:val="0"/>
          <w:marRight w:val="0"/>
          <w:marTop w:val="0"/>
          <w:marBottom w:val="0"/>
          <w:divBdr>
            <w:top w:val="none" w:sz="0" w:space="0" w:color="auto"/>
            <w:left w:val="none" w:sz="0" w:space="0" w:color="auto"/>
            <w:bottom w:val="none" w:sz="0" w:space="0" w:color="auto"/>
            <w:right w:val="none" w:sz="0" w:space="0" w:color="auto"/>
          </w:divBdr>
        </w:div>
        <w:div w:id="600453494">
          <w:marLeft w:val="0"/>
          <w:marRight w:val="0"/>
          <w:marTop w:val="0"/>
          <w:marBottom w:val="0"/>
          <w:divBdr>
            <w:top w:val="none" w:sz="0" w:space="0" w:color="auto"/>
            <w:left w:val="none" w:sz="0" w:space="0" w:color="auto"/>
            <w:bottom w:val="none" w:sz="0" w:space="0" w:color="auto"/>
            <w:right w:val="none" w:sz="0" w:space="0" w:color="auto"/>
          </w:divBdr>
        </w:div>
        <w:div w:id="143661649">
          <w:marLeft w:val="0"/>
          <w:marRight w:val="0"/>
          <w:marTop w:val="0"/>
          <w:marBottom w:val="0"/>
          <w:divBdr>
            <w:top w:val="none" w:sz="0" w:space="0" w:color="auto"/>
            <w:left w:val="none" w:sz="0" w:space="0" w:color="auto"/>
            <w:bottom w:val="none" w:sz="0" w:space="0" w:color="auto"/>
            <w:right w:val="none" w:sz="0" w:space="0" w:color="auto"/>
          </w:divBdr>
        </w:div>
        <w:div w:id="660623617">
          <w:marLeft w:val="0"/>
          <w:marRight w:val="0"/>
          <w:marTop w:val="0"/>
          <w:marBottom w:val="0"/>
          <w:divBdr>
            <w:top w:val="none" w:sz="0" w:space="0" w:color="auto"/>
            <w:left w:val="none" w:sz="0" w:space="0" w:color="auto"/>
            <w:bottom w:val="none" w:sz="0" w:space="0" w:color="auto"/>
            <w:right w:val="none" w:sz="0" w:space="0" w:color="auto"/>
          </w:divBdr>
        </w:div>
        <w:div w:id="1022436880">
          <w:marLeft w:val="0"/>
          <w:marRight w:val="0"/>
          <w:marTop w:val="0"/>
          <w:marBottom w:val="0"/>
          <w:divBdr>
            <w:top w:val="none" w:sz="0" w:space="0" w:color="auto"/>
            <w:left w:val="none" w:sz="0" w:space="0" w:color="auto"/>
            <w:bottom w:val="none" w:sz="0" w:space="0" w:color="auto"/>
            <w:right w:val="none" w:sz="0" w:space="0" w:color="auto"/>
          </w:divBdr>
        </w:div>
        <w:div w:id="1246381691">
          <w:marLeft w:val="0"/>
          <w:marRight w:val="0"/>
          <w:marTop w:val="0"/>
          <w:marBottom w:val="0"/>
          <w:divBdr>
            <w:top w:val="none" w:sz="0" w:space="0" w:color="auto"/>
            <w:left w:val="none" w:sz="0" w:space="0" w:color="auto"/>
            <w:bottom w:val="none" w:sz="0" w:space="0" w:color="auto"/>
            <w:right w:val="none" w:sz="0" w:space="0" w:color="auto"/>
          </w:divBdr>
        </w:div>
        <w:div w:id="1995407197">
          <w:marLeft w:val="0"/>
          <w:marRight w:val="0"/>
          <w:marTop w:val="0"/>
          <w:marBottom w:val="0"/>
          <w:divBdr>
            <w:top w:val="none" w:sz="0" w:space="0" w:color="auto"/>
            <w:left w:val="none" w:sz="0" w:space="0" w:color="auto"/>
            <w:bottom w:val="none" w:sz="0" w:space="0" w:color="auto"/>
            <w:right w:val="none" w:sz="0" w:space="0" w:color="auto"/>
          </w:divBdr>
        </w:div>
        <w:div w:id="952635347">
          <w:marLeft w:val="0"/>
          <w:marRight w:val="0"/>
          <w:marTop w:val="0"/>
          <w:marBottom w:val="0"/>
          <w:divBdr>
            <w:top w:val="none" w:sz="0" w:space="0" w:color="auto"/>
            <w:left w:val="none" w:sz="0" w:space="0" w:color="auto"/>
            <w:bottom w:val="none" w:sz="0" w:space="0" w:color="auto"/>
            <w:right w:val="none" w:sz="0" w:space="0" w:color="auto"/>
          </w:divBdr>
        </w:div>
        <w:div w:id="588661792">
          <w:marLeft w:val="0"/>
          <w:marRight w:val="0"/>
          <w:marTop w:val="0"/>
          <w:marBottom w:val="0"/>
          <w:divBdr>
            <w:top w:val="none" w:sz="0" w:space="0" w:color="auto"/>
            <w:left w:val="none" w:sz="0" w:space="0" w:color="auto"/>
            <w:bottom w:val="none" w:sz="0" w:space="0" w:color="auto"/>
            <w:right w:val="none" w:sz="0" w:space="0" w:color="auto"/>
          </w:divBdr>
        </w:div>
        <w:div w:id="721052482">
          <w:marLeft w:val="0"/>
          <w:marRight w:val="0"/>
          <w:marTop w:val="0"/>
          <w:marBottom w:val="0"/>
          <w:divBdr>
            <w:top w:val="none" w:sz="0" w:space="0" w:color="auto"/>
            <w:left w:val="none" w:sz="0" w:space="0" w:color="auto"/>
            <w:bottom w:val="none" w:sz="0" w:space="0" w:color="auto"/>
            <w:right w:val="none" w:sz="0" w:space="0" w:color="auto"/>
          </w:divBdr>
        </w:div>
        <w:div w:id="2119833837">
          <w:marLeft w:val="0"/>
          <w:marRight w:val="0"/>
          <w:marTop w:val="0"/>
          <w:marBottom w:val="0"/>
          <w:divBdr>
            <w:top w:val="none" w:sz="0" w:space="0" w:color="auto"/>
            <w:left w:val="none" w:sz="0" w:space="0" w:color="auto"/>
            <w:bottom w:val="none" w:sz="0" w:space="0" w:color="auto"/>
            <w:right w:val="none" w:sz="0" w:space="0" w:color="auto"/>
          </w:divBdr>
        </w:div>
        <w:div w:id="1126973695">
          <w:marLeft w:val="0"/>
          <w:marRight w:val="0"/>
          <w:marTop w:val="0"/>
          <w:marBottom w:val="0"/>
          <w:divBdr>
            <w:top w:val="none" w:sz="0" w:space="0" w:color="auto"/>
            <w:left w:val="none" w:sz="0" w:space="0" w:color="auto"/>
            <w:bottom w:val="none" w:sz="0" w:space="0" w:color="auto"/>
            <w:right w:val="none" w:sz="0" w:space="0" w:color="auto"/>
          </w:divBdr>
        </w:div>
        <w:div w:id="380518347">
          <w:marLeft w:val="0"/>
          <w:marRight w:val="0"/>
          <w:marTop w:val="0"/>
          <w:marBottom w:val="0"/>
          <w:divBdr>
            <w:top w:val="none" w:sz="0" w:space="0" w:color="auto"/>
            <w:left w:val="none" w:sz="0" w:space="0" w:color="auto"/>
            <w:bottom w:val="none" w:sz="0" w:space="0" w:color="auto"/>
            <w:right w:val="none" w:sz="0" w:space="0" w:color="auto"/>
          </w:divBdr>
        </w:div>
        <w:div w:id="1718357630">
          <w:marLeft w:val="0"/>
          <w:marRight w:val="0"/>
          <w:marTop w:val="0"/>
          <w:marBottom w:val="0"/>
          <w:divBdr>
            <w:top w:val="none" w:sz="0" w:space="0" w:color="auto"/>
            <w:left w:val="none" w:sz="0" w:space="0" w:color="auto"/>
            <w:bottom w:val="none" w:sz="0" w:space="0" w:color="auto"/>
            <w:right w:val="none" w:sz="0" w:space="0" w:color="auto"/>
          </w:divBdr>
        </w:div>
        <w:div w:id="1938101210">
          <w:marLeft w:val="0"/>
          <w:marRight w:val="0"/>
          <w:marTop w:val="0"/>
          <w:marBottom w:val="0"/>
          <w:divBdr>
            <w:top w:val="none" w:sz="0" w:space="0" w:color="auto"/>
            <w:left w:val="none" w:sz="0" w:space="0" w:color="auto"/>
            <w:bottom w:val="none" w:sz="0" w:space="0" w:color="auto"/>
            <w:right w:val="none" w:sz="0" w:space="0" w:color="auto"/>
          </w:divBdr>
        </w:div>
        <w:div w:id="246309801">
          <w:marLeft w:val="0"/>
          <w:marRight w:val="0"/>
          <w:marTop w:val="0"/>
          <w:marBottom w:val="0"/>
          <w:divBdr>
            <w:top w:val="none" w:sz="0" w:space="0" w:color="auto"/>
            <w:left w:val="none" w:sz="0" w:space="0" w:color="auto"/>
            <w:bottom w:val="none" w:sz="0" w:space="0" w:color="auto"/>
            <w:right w:val="none" w:sz="0" w:space="0" w:color="auto"/>
          </w:divBdr>
        </w:div>
      </w:divsChild>
    </w:div>
    <w:div w:id="1681662306">
      <w:bodyDiv w:val="1"/>
      <w:marLeft w:val="0"/>
      <w:marRight w:val="0"/>
      <w:marTop w:val="0"/>
      <w:marBottom w:val="0"/>
      <w:divBdr>
        <w:top w:val="none" w:sz="0" w:space="0" w:color="auto"/>
        <w:left w:val="none" w:sz="0" w:space="0" w:color="auto"/>
        <w:bottom w:val="none" w:sz="0" w:space="0" w:color="auto"/>
        <w:right w:val="none" w:sz="0" w:space="0" w:color="auto"/>
      </w:divBdr>
    </w:div>
    <w:div w:id="1872182794">
      <w:bodyDiv w:val="1"/>
      <w:marLeft w:val="0"/>
      <w:marRight w:val="0"/>
      <w:marTop w:val="0"/>
      <w:marBottom w:val="0"/>
      <w:divBdr>
        <w:top w:val="none" w:sz="0" w:space="0" w:color="auto"/>
        <w:left w:val="none" w:sz="0" w:space="0" w:color="auto"/>
        <w:bottom w:val="none" w:sz="0" w:space="0" w:color="auto"/>
        <w:right w:val="none" w:sz="0" w:space="0" w:color="auto"/>
      </w:divBdr>
      <w:divsChild>
        <w:div w:id="1857846071">
          <w:marLeft w:val="0"/>
          <w:marRight w:val="0"/>
          <w:marTop w:val="0"/>
          <w:marBottom w:val="0"/>
          <w:divBdr>
            <w:top w:val="none" w:sz="0" w:space="0" w:color="auto"/>
            <w:left w:val="none" w:sz="0" w:space="0" w:color="auto"/>
            <w:bottom w:val="none" w:sz="0" w:space="0" w:color="auto"/>
            <w:right w:val="none" w:sz="0" w:space="0" w:color="auto"/>
          </w:divBdr>
          <w:divsChild>
            <w:div w:id="421218075">
              <w:marLeft w:val="0"/>
              <w:marRight w:val="0"/>
              <w:marTop w:val="0"/>
              <w:marBottom w:val="0"/>
              <w:divBdr>
                <w:top w:val="none" w:sz="0" w:space="0" w:color="auto"/>
                <w:left w:val="none" w:sz="0" w:space="0" w:color="auto"/>
                <w:bottom w:val="none" w:sz="0" w:space="0" w:color="auto"/>
                <w:right w:val="none" w:sz="0" w:space="0" w:color="auto"/>
              </w:divBdr>
              <w:divsChild>
                <w:div w:id="1767073315">
                  <w:marLeft w:val="0"/>
                  <w:marRight w:val="0"/>
                  <w:marTop w:val="0"/>
                  <w:marBottom w:val="0"/>
                  <w:divBdr>
                    <w:top w:val="none" w:sz="0" w:space="0" w:color="auto"/>
                    <w:left w:val="none" w:sz="0" w:space="0" w:color="auto"/>
                    <w:bottom w:val="none" w:sz="0" w:space="0" w:color="auto"/>
                    <w:right w:val="none" w:sz="0" w:space="0" w:color="auto"/>
                  </w:divBdr>
                </w:div>
                <w:div w:id="2101487967">
                  <w:marLeft w:val="0"/>
                  <w:marRight w:val="0"/>
                  <w:marTop w:val="0"/>
                  <w:marBottom w:val="0"/>
                  <w:divBdr>
                    <w:top w:val="none" w:sz="0" w:space="0" w:color="auto"/>
                    <w:left w:val="none" w:sz="0" w:space="0" w:color="auto"/>
                    <w:bottom w:val="none" w:sz="0" w:space="0" w:color="auto"/>
                    <w:right w:val="none" w:sz="0" w:space="0" w:color="auto"/>
                  </w:divBdr>
                </w:div>
                <w:div w:id="1174807429">
                  <w:marLeft w:val="0"/>
                  <w:marRight w:val="0"/>
                  <w:marTop w:val="0"/>
                  <w:marBottom w:val="0"/>
                  <w:divBdr>
                    <w:top w:val="none" w:sz="0" w:space="0" w:color="auto"/>
                    <w:left w:val="none" w:sz="0" w:space="0" w:color="auto"/>
                    <w:bottom w:val="none" w:sz="0" w:space="0" w:color="auto"/>
                    <w:right w:val="none" w:sz="0" w:space="0" w:color="auto"/>
                  </w:divBdr>
                </w:div>
                <w:div w:id="693575858">
                  <w:marLeft w:val="0"/>
                  <w:marRight w:val="0"/>
                  <w:marTop w:val="0"/>
                  <w:marBottom w:val="0"/>
                  <w:divBdr>
                    <w:top w:val="none" w:sz="0" w:space="0" w:color="auto"/>
                    <w:left w:val="none" w:sz="0" w:space="0" w:color="auto"/>
                    <w:bottom w:val="none" w:sz="0" w:space="0" w:color="auto"/>
                    <w:right w:val="none" w:sz="0" w:space="0" w:color="auto"/>
                  </w:divBdr>
                </w:div>
                <w:div w:id="1462458878">
                  <w:marLeft w:val="0"/>
                  <w:marRight w:val="0"/>
                  <w:marTop w:val="0"/>
                  <w:marBottom w:val="0"/>
                  <w:divBdr>
                    <w:top w:val="none" w:sz="0" w:space="0" w:color="auto"/>
                    <w:left w:val="none" w:sz="0" w:space="0" w:color="auto"/>
                    <w:bottom w:val="none" w:sz="0" w:space="0" w:color="auto"/>
                    <w:right w:val="none" w:sz="0" w:space="0" w:color="auto"/>
                  </w:divBdr>
                </w:div>
                <w:div w:id="4334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2679">
          <w:marLeft w:val="0"/>
          <w:marRight w:val="0"/>
          <w:marTop w:val="0"/>
          <w:marBottom w:val="0"/>
          <w:divBdr>
            <w:top w:val="none" w:sz="0" w:space="0" w:color="auto"/>
            <w:left w:val="none" w:sz="0" w:space="0" w:color="auto"/>
            <w:bottom w:val="none" w:sz="0" w:space="0" w:color="auto"/>
            <w:right w:val="none" w:sz="0" w:space="0" w:color="auto"/>
          </w:divBdr>
        </w:div>
        <w:div w:id="997922619">
          <w:marLeft w:val="0"/>
          <w:marRight w:val="0"/>
          <w:marTop w:val="0"/>
          <w:marBottom w:val="0"/>
          <w:divBdr>
            <w:top w:val="none" w:sz="0" w:space="0" w:color="auto"/>
            <w:left w:val="none" w:sz="0" w:space="0" w:color="auto"/>
            <w:bottom w:val="none" w:sz="0" w:space="0" w:color="auto"/>
            <w:right w:val="none" w:sz="0" w:space="0" w:color="auto"/>
          </w:divBdr>
        </w:div>
        <w:div w:id="1060249378">
          <w:marLeft w:val="0"/>
          <w:marRight w:val="0"/>
          <w:marTop w:val="0"/>
          <w:marBottom w:val="0"/>
          <w:divBdr>
            <w:top w:val="none" w:sz="0" w:space="0" w:color="auto"/>
            <w:left w:val="none" w:sz="0" w:space="0" w:color="auto"/>
            <w:bottom w:val="none" w:sz="0" w:space="0" w:color="auto"/>
            <w:right w:val="none" w:sz="0" w:space="0" w:color="auto"/>
          </w:divBdr>
        </w:div>
        <w:div w:id="1894850483">
          <w:marLeft w:val="0"/>
          <w:marRight w:val="0"/>
          <w:marTop w:val="0"/>
          <w:marBottom w:val="0"/>
          <w:divBdr>
            <w:top w:val="none" w:sz="0" w:space="0" w:color="auto"/>
            <w:left w:val="none" w:sz="0" w:space="0" w:color="auto"/>
            <w:bottom w:val="none" w:sz="0" w:space="0" w:color="auto"/>
            <w:right w:val="none" w:sz="0" w:space="0" w:color="auto"/>
          </w:divBdr>
        </w:div>
        <w:div w:id="791478506">
          <w:marLeft w:val="0"/>
          <w:marRight w:val="0"/>
          <w:marTop w:val="0"/>
          <w:marBottom w:val="0"/>
          <w:divBdr>
            <w:top w:val="none" w:sz="0" w:space="0" w:color="auto"/>
            <w:left w:val="none" w:sz="0" w:space="0" w:color="auto"/>
            <w:bottom w:val="none" w:sz="0" w:space="0" w:color="auto"/>
            <w:right w:val="none" w:sz="0" w:space="0" w:color="auto"/>
          </w:divBdr>
        </w:div>
        <w:div w:id="577986687">
          <w:marLeft w:val="0"/>
          <w:marRight w:val="0"/>
          <w:marTop w:val="0"/>
          <w:marBottom w:val="0"/>
          <w:divBdr>
            <w:top w:val="none" w:sz="0" w:space="0" w:color="auto"/>
            <w:left w:val="none" w:sz="0" w:space="0" w:color="auto"/>
            <w:bottom w:val="none" w:sz="0" w:space="0" w:color="auto"/>
            <w:right w:val="none" w:sz="0" w:space="0" w:color="auto"/>
          </w:divBdr>
        </w:div>
        <w:div w:id="482476607">
          <w:marLeft w:val="0"/>
          <w:marRight w:val="0"/>
          <w:marTop w:val="0"/>
          <w:marBottom w:val="0"/>
          <w:divBdr>
            <w:top w:val="none" w:sz="0" w:space="0" w:color="auto"/>
            <w:left w:val="none" w:sz="0" w:space="0" w:color="auto"/>
            <w:bottom w:val="none" w:sz="0" w:space="0" w:color="auto"/>
            <w:right w:val="none" w:sz="0" w:space="0" w:color="auto"/>
          </w:divBdr>
        </w:div>
        <w:div w:id="998390836">
          <w:marLeft w:val="0"/>
          <w:marRight w:val="0"/>
          <w:marTop w:val="0"/>
          <w:marBottom w:val="0"/>
          <w:divBdr>
            <w:top w:val="none" w:sz="0" w:space="0" w:color="auto"/>
            <w:left w:val="none" w:sz="0" w:space="0" w:color="auto"/>
            <w:bottom w:val="none" w:sz="0" w:space="0" w:color="auto"/>
            <w:right w:val="none" w:sz="0" w:space="0" w:color="auto"/>
          </w:divBdr>
        </w:div>
        <w:div w:id="708647993">
          <w:marLeft w:val="0"/>
          <w:marRight w:val="0"/>
          <w:marTop w:val="0"/>
          <w:marBottom w:val="0"/>
          <w:divBdr>
            <w:top w:val="none" w:sz="0" w:space="0" w:color="auto"/>
            <w:left w:val="none" w:sz="0" w:space="0" w:color="auto"/>
            <w:bottom w:val="none" w:sz="0" w:space="0" w:color="auto"/>
            <w:right w:val="none" w:sz="0" w:space="0" w:color="auto"/>
          </w:divBdr>
        </w:div>
        <w:div w:id="1169171675">
          <w:marLeft w:val="0"/>
          <w:marRight w:val="0"/>
          <w:marTop w:val="0"/>
          <w:marBottom w:val="0"/>
          <w:divBdr>
            <w:top w:val="none" w:sz="0" w:space="0" w:color="auto"/>
            <w:left w:val="none" w:sz="0" w:space="0" w:color="auto"/>
            <w:bottom w:val="none" w:sz="0" w:space="0" w:color="auto"/>
            <w:right w:val="none" w:sz="0" w:space="0" w:color="auto"/>
          </w:divBdr>
        </w:div>
        <w:div w:id="135487344">
          <w:marLeft w:val="0"/>
          <w:marRight w:val="0"/>
          <w:marTop w:val="0"/>
          <w:marBottom w:val="0"/>
          <w:divBdr>
            <w:top w:val="none" w:sz="0" w:space="0" w:color="auto"/>
            <w:left w:val="none" w:sz="0" w:space="0" w:color="auto"/>
            <w:bottom w:val="none" w:sz="0" w:space="0" w:color="auto"/>
            <w:right w:val="none" w:sz="0" w:space="0" w:color="auto"/>
          </w:divBdr>
        </w:div>
        <w:div w:id="1854949573">
          <w:marLeft w:val="0"/>
          <w:marRight w:val="0"/>
          <w:marTop w:val="0"/>
          <w:marBottom w:val="0"/>
          <w:divBdr>
            <w:top w:val="none" w:sz="0" w:space="0" w:color="auto"/>
            <w:left w:val="none" w:sz="0" w:space="0" w:color="auto"/>
            <w:bottom w:val="none" w:sz="0" w:space="0" w:color="auto"/>
            <w:right w:val="none" w:sz="0" w:space="0" w:color="auto"/>
          </w:divBdr>
        </w:div>
        <w:div w:id="1042168171">
          <w:marLeft w:val="0"/>
          <w:marRight w:val="0"/>
          <w:marTop w:val="0"/>
          <w:marBottom w:val="0"/>
          <w:divBdr>
            <w:top w:val="none" w:sz="0" w:space="0" w:color="auto"/>
            <w:left w:val="none" w:sz="0" w:space="0" w:color="auto"/>
            <w:bottom w:val="none" w:sz="0" w:space="0" w:color="auto"/>
            <w:right w:val="none" w:sz="0" w:space="0" w:color="auto"/>
          </w:divBdr>
        </w:div>
        <w:div w:id="1776516475">
          <w:marLeft w:val="0"/>
          <w:marRight w:val="0"/>
          <w:marTop w:val="0"/>
          <w:marBottom w:val="0"/>
          <w:divBdr>
            <w:top w:val="none" w:sz="0" w:space="0" w:color="auto"/>
            <w:left w:val="none" w:sz="0" w:space="0" w:color="auto"/>
            <w:bottom w:val="none" w:sz="0" w:space="0" w:color="auto"/>
            <w:right w:val="none" w:sz="0" w:space="0" w:color="auto"/>
          </w:divBdr>
        </w:div>
        <w:div w:id="2119374171">
          <w:marLeft w:val="0"/>
          <w:marRight w:val="0"/>
          <w:marTop w:val="0"/>
          <w:marBottom w:val="0"/>
          <w:divBdr>
            <w:top w:val="none" w:sz="0" w:space="0" w:color="auto"/>
            <w:left w:val="none" w:sz="0" w:space="0" w:color="auto"/>
            <w:bottom w:val="none" w:sz="0" w:space="0" w:color="auto"/>
            <w:right w:val="none" w:sz="0" w:space="0" w:color="auto"/>
          </w:divBdr>
        </w:div>
        <w:div w:id="1285968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EE909-8A01-4F79-A4FB-A4D8325D5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10</Pages>
  <Words>2462</Words>
  <Characters>14036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tommiss@mchsi.com</dc:creator>
  <cp:keywords/>
  <dc:description/>
  <cp:lastModifiedBy>Arens, Kristine</cp:lastModifiedBy>
  <cp:revision>14</cp:revision>
  <cp:lastPrinted>2017-11-04T20:11:00Z</cp:lastPrinted>
  <dcterms:created xsi:type="dcterms:W3CDTF">2017-11-04T19:04:00Z</dcterms:created>
  <dcterms:modified xsi:type="dcterms:W3CDTF">2017-11-05T16:18:00Z</dcterms:modified>
</cp:coreProperties>
</file>